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199A4" w14:textId="77777777" w:rsidR="00EA57C0" w:rsidRDefault="00EA57C0" w:rsidP="00ED1BBA">
      <w:pPr>
        <w:pStyle w:val="Heading1"/>
        <w:rPr>
          <w:b/>
          <w:bCs/>
          <w:lang w:val="en-GB"/>
        </w:rPr>
      </w:pPr>
      <w:bookmarkStart w:id="0" w:name="_Hlk481074266"/>
      <w:bookmarkEnd w:id="0"/>
    </w:p>
    <w:p w14:paraId="7F0001F7" w14:textId="69FA288F" w:rsidR="00A77B95" w:rsidRDefault="00A77B95" w:rsidP="00420D50">
      <w:pPr>
        <w:pStyle w:val="NoSpacing"/>
        <w:jc w:val="center"/>
        <w:rPr>
          <w:sz w:val="44"/>
          <w:szCs w:val="44"/>
          <w:lang w:val="en-GB"/>
        </w:rPr>
      </w:pPr>
      <w:r w:rsidRPr="00EA57C0">
        <w:rPr>
          <w:sz w:val="44"/>
          <w:szCs w:val="44"/>
          <w:lang w:val="en-GB"/>
        </w:rPr>
        <w:t xml:space="preserve">Guideline for the </w:t>
      </w:r>
      <w:r w:rsidR="00976069">
        <w:rPr>
          <w:sz w:val="44"/>
          <w:szCs w:val="44"/>
          <w:lang w:val="en-GB"/>
        </w:rPr>
        <w:t xml:space="preserve">ONLINE S3 </w:t>
      </w:r>
      <w:r w:rsidRPr="00EA57C0">
        <w:rPr>
          <w:sz w:val="44"/>
          <w:szCs w:val="44"/>
          <w:lang w:val="en-GB"/>
        </w:rPr>
        <w:t xml:space="preserve">toolbox </w:t>
      </w:r>
    </w:p>
    <w:p w14:paraId="491C8D06" w14:textId="77777777" w:rsidR="0062569D" w:rsidRDefault="00FA014E" w:rsidP="00420D50">
      <w:pPr>
        <w:pStyle w:val="NoSpacing"/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t</w:t>
      </w:r>
      <w:r w:rsidR="00976069">
        <w:rPr>
          <w:sz w:val="44"/>
          <w:szCs w:val="44"/>
          <w:lang w:val="en-GB"/>
        </w:rPr>
        <w:t xml:space="preserve">ool/application </w:t>
      </w:r>
    </w:p>
    <w:p w14:paraId="6A5AF458" w14:textId="438CE80C" w:rsidR="00976069" w:rsidRPr="0062569D" w:rsidRDefault="0062569D" w:rsidP="00420D50">
      <w:pPr>
        <w:pStyle w:val="NoSpacing"/>
        <w:jc w:val="center"/>
        <w:rPr>
          <w:sz w:val="44"/>
          <w:szCs w:val="44"/>
          <w:lang w:val="en-GB"/>
        </w:rPr>
      </w:pPr>
      <w:r w:rsidRPr="0062569D">
        <w:rPr>
          <w:sz w:val="44"/>
          <w:szCs w:val="44"/>
          <w:lang w:val="en-GB"/>
        </w:rPr>
        <w:t>RIS3 Open Data Tool</w:t>
      </w:r>
    </w:p>
    <w:p w14:paraId="3E585552" w14:textId="77777777" w:rsidR="00420D50" w:rsidRPr="00681C8A" w:rsidRDefault="00420D50" w:rsidP="00420D50">
      <w:pPr>
        <w:pStyle w:val="Header"/>
        <w:jc w:val="center"/>
        <w:rPr>
          <w:rFonts w:cstheme="minorHAnsi"/>
          <w:lang w:val="en-GB"/>
        </w:rPr>
      </w:pPr>
      <w:r w:rsidRPr="00681C8A">
        <w:rPr>
          <w:rFonts w:cstheme="minorHAnsi"/>
          <w:lang w:val="en-GB"/>
        </w:rPr>
        <w:t xml:space="preserve">ONLINE S3 – </w:t>
      </w:r>
      <w:r w:rsidRPr="00681C8A">
        <w:rPr>
          <w:rFonts w:cstheme="minorHAnsi"/>
          <w:lang w:val="en-US"/>
        </w:rPr>
        <w:t xml:space="preserve">710659 </w:t>
      </w:r>
      <w:r w:rsidRPr="00681C8A">
        <w:rPr>
          <w:rFonts w:cstheme="minorHAnsi"/>
          <w:lang w:val="en-GB"/>
        </w:rPr>
        <w:t>–  Guideline</w:t>
      </w:r>
      <w:r>
        <w:rPr>
          <w:rFonts w:cstheme="minorHAnsi"/>
          <w:lang w:val="en-GB"/>
        </w:rPr>
        <w:t>s</w:t>
      </w:r>
      <w:r w:rsidRPr="00681C8A">
        <w:rPr>
          <w:rFonts w:cstheme="minorHAnsi"/>
          <w:lang w:val="en-GB"/>
        </w:rPr>
        <w:t xml:space="preserve"> for the pilot experimentation phase</w:t>
      </w:r>
    </w:p>
    <w:p w14:paraId="5DCDF68A" w14:textId="77777777" w:rsidR="00EA57C0" w:rsidRDefault="00EA57C0" w:rsidP="00EA57C0">
      <w:pPr>
        <w:rPr>
          <w:lang w:val="en-GB"/>
        </w:rPr>
      </w:pPr>
    </w:p>
    <w:p w14:paraId="4177FE79" w14:textId="77777777" w:rsidR="00EA57C0" w:rsidRPr="00D31A68" w:rsidRDefault="00EA57C0" w:rsidP="00EA57C0">
      <w:pPr>
        <w:jc w:val="both"/>
        <w:rPr>
          <w:rFonts w:ascii="Arial" w:hAnsi="Arial" w:cs="Arial"/>
          <w:lang w:val="en-US"/>
        </w:rPr>
      </w:pPr>
    </w:p>
    <w:p w14:paraId="336A48D7" w14:textId="6873624A" w:rsidR="00EA57C0" w:rsidRDefault="00EA57C0" w:rsidP="00EA57C0">
      <w:pPr>
        <w:rPr>
          <w:lang w:val="en-GB"/>
        </w:rPr>
      </w:pPr>
    </w:p>
    <w:p w14:paraId="0F7934A1" w14:textId="7D14B0CD" w:rsidR="00420D50" w:rsidRDefault="00420D50" w:rsidP="00EA57C0">
      <w:pPr>
        <w:rPr>
          <w:lang w:val="en-GB"/>
        </w:rPr>
      </w:pPr>
    </w:p>
    <w:p w14:paraId="37E4B3C5" w14:textId="1A514C33" w:rsidR="00420D50" w:rsidRDefault="00B757F2" w:rsidP="00EA57C0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776" behindDoc="0" locked="0" layoutInCell="1" allowOverlap="1" wp14:anchorId="1514AF80" wp14:editId="28E418F0">
            <wp:simplePos x="0" y="0"/>
            <wp:positionH relativeFrom="column">
              <wp:posOffset>1379855</wp:posOffset>
            </wp:positionH>
            <wp:positionV relativeFrom="paragraph">
              <wp:posOffset>168910</wp:posOffset>
            </wp:positionV>
            <wp:extent cx="1275715" cy="85090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ag_yellow_lo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7571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069" w:rsidRPr="00681C8A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57728" behindDoc="1" locked="0" layoutInCell="1" allowOverlap="1" wp14:anchorId="46A7E0EE" wp14:editId="727EE398">
            <wp:simplePos x="0" y="0"/>
            <wp:positionH relativeFrom="margin">
              <wp:posOffset>2935605</wp:posOffset>
            </wp:positionH>
            <wp:positionV relativeFrom="paragraph">
              <wp:posOffset>12700</wp:posOffset>
            </wp:positionV>
            <wp:extent cx="1155700" cy="1099185"/>
            <wp:effectExtent l="0" t="0" r="0" b="0"/>
            <wp:wrapTight wrapText="bothSides">
              <wp:wrapPolygon edited="0">
                <wp:start x="0" y="0"/>
                <wp:lineTo x="0" y="21338"/>
                <wp:lineTo x="21363" y="21338"/>
                <wp:lineTo x="21363" y="0"/>
                <wp:lineTo x="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157A5" w14:textId="6524BC70" w:rsidR="00420D50" w:rsidRDefault="00420D50" w:rsidP="00EA57C0">
      <w:pPr>
        <w:rPr>
          <w:lang w:val="en-GB"/>
        </w:rPr>
      </w:pPr>
    </w:p>
    <w:p w14:paraId="091C2EEF" w14:textId="77777777" w:rsidR="00420D50" w:rsidRDefault="00420D50" w:rsidP="00EA57C0">
      <w:pPr>
        <w:rPr>
          <w:lang w:val="en-GB"/>
        </w:rPr>
      </w:pPr>
    </w:p>
    <w:p w14:paraId="19414012" w14:textId="77777777" w:rsidR="00420D50" w:rsidRDefault="00420D50" w:rsidP="00EA57C0">
      <w:pPr>
        <w:rPr>
          <w:lang w:val="en-GB"/>
        </w:rPr>
      </w:pPr>
    </w:p>
    <w:p w14:paraId="7743C3AF" w14:textId="77777777" w:rsidR="00420D50" w:rsidRDefault="00420D50" w:rsidP="00EA57C0">
      <w:pPr>
        <w:rPr>
          <w:lang w:val="en-GB"/>
        </w:rPr>
      </w:pPr>
    </w:p>
    <w:p w14:paraId="239069CB" w14:textId="77777777" w:rsidR="00420D50" w:rsidRDefault="00420D50" w:rsidP="00EA57C0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429722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74DCF" w14:textId="77777777" w:rsidR="00EA57C0" w:rsidRDefault="00EA57C0">
          <w:pPr>
            <w:pStyle w:val="TOCHeading"/>
          </w:pPr>
          <w:r>
            <w:rPr>
              <w:lang w:val="de-DE"/>
            </w:rPr>
            <w:t>Content</w:t>
          </w:r>
        </w:p>
        <w:p w14:paraId="7BE17358" w14:textId="2676BCF5" w:rsidR="002C5842" w:rsidRDefault="00EA57C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317145" w:history="1">
            <w:r w:rsidR="002C5842" w:rsidRPr="00D36ECF">
              <w:rPr>
                <w:rStyle w:val="Hyperlink"/>
                <w:noProof/>
                <w:lang w:val="en-GB"/>
              </w:rPr>
              <w:t>Background and rational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_Toc466317145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3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1312F646" w14:textId="03E78866" w:rsidR="002C5842" w:rsidRDefault="00AB119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6" w:history="1">
            <w:r w:rsidR="002C5842" w:rsidRPr="00D36ECF">
              <w:rPr>
                <w:rStyle w:val="Hyperlink"/>
                <w:noProof/>
                <w:lang w:val="en-GB"/>
              </w:rPr>
              <w:t>Description of the application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_Toc466317146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4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597EA648" w14:textId="50E2F05B" w:rsidR="002C5842" w:rsidRDefault="00AB119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7" w:history="1">
            <w:r w:rsidR="002C5842" w:rsidRPr="00D36ECF">
              <w:rPr>
                <w:rStyle w:val="Hyperlink"/>
                <w:noProof/>
                <w:lang w:val="en-GB"/>
              </w:rPr>
              <w:t>Benefits to key actors and stakeholders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_Toc466317147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5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6ABE039A" w14:textId="5B3618B5" w:rsidR="002C5842" w:rsidRDefault="00AB119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8" w:history="1">
            <w:r w:rsidR="002C5842" w:rsidRPr="00D36ECF">
              <w:rPr>
                <w:rStyle w:val="Hyperlink"/>
                <w:noProof/>
                <w:lang w:val="en-GB"/>
              </w:rPr>
              <w:t>Key issues and requirements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_Toc466317148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6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169D16EB" w14:textId="6D932702" w:rsidR="002C5842" w:rsidRDefault="00AB119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49" w:history="1">
            <w:r w:rsidR="002C5842" w:rsidRPr="00D36ECF">
              <w:rPr>
                <w:rStyle w:val="Hyperlink"/>
                <w:noProof/>
                <w:lang w:val="en-GB"/>
              </w:rPr>
              <w:t>A STEP-BY-STEP GUIDE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_Toc466317149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7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23850566" w14:textId="3A37ABEB" w:rsidR="002C5842" w:rsidRDefault="00AB119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50" w:history="1">
            <w:r w:rsidR="002C5842" w:rsidRPr="00D36ECF">
              <w:rPr>
                <w:rStyle w:val="Hyperlink"/>
                <w:noProof/>
                <w:lang w:val="en-GB"/>
              </w:rPr>
              <w:t>Further information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_Toc466317150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8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412CCD3B" w14:textId="60F77C0B" w:rsidR="002C5842" w:rsidRDefault="00AB119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6317151" w:history="1">
            <w:r w:rsidR="002C5842" w:rsidRPr="00D36ECF">
              <w:rPr>
                <w:rStyle w:val="Hyperlink"/>
                <w:noProof/>
                <w:lang w:val="en-GB"/>
              </w:rPr>
              <w:t>References</w:t>
            </w:r>
            <w:r w:rsidR="002C5842">
              <w:rPr>
                <w:noProof/>
                <w:webHidden/>
              </w:rPr>
              <w:tab/>
            </w:r>
            <w:r w:rsidR="002C5842">
              <w:rPr>
                <w:noProof/>
                <w:webHidden/>
              </w:rPr>
              <w:fldChar w:fldCharType="begin"/>
            </w:r>
            <w:r w:rsidR="002C5842">
              <w:rPr>
                <w:noProof/>
                <w:webHidden/>
              </w:rPr>
              <w:instrText xml:space="preserve"> PAGEREF _Toc466317151 \h </w:instrText>
            </w:r>
            <w:r w:rsidR="002C5842">
              <w:rPr>
                <w:noProof/>
                <w:webHidden/>
              </w:rPr>
            </w:r>
            <w:r w:rsidR="002C5842">
              <w:rPr>
                <w:noProof/>
                <w:webHidden/>
              </w:rPr>
              <w:fldChar w:fldCharType="separate"/>
            </w:r>
            <w:r w:rsidR="002C5842">
              <w:rPr>
                <w:noProof/>
                <w:webHidden/>
              </w:rPr>
              <w:t>9</w:t>
            </w:r>
            <w:r w:rsidR="002C5842">
              <w:rPr>
                <w:noProof/>
                <w:webHidden/>
              </w:rPr>
              <w:fldChar w:fldCharType="end"/>
            </w:r>
          </w:hyperlink>
        </w:p>
        <w:p w14:paraId="0D312FDE" w14:textId="74F87D07" w:rsidR="00EA57C0" w:rsidRDefault="00EA57C0">
          <w:r>
            <w:rPr>
              <w:b/>
              <w:bCs/>
              <w:lang w:val="de-DE"/>
            </w:rPr>
            <w:fldChar w:fldCharType="end"/>
          </w:r>
        </w:p>
      </w:sdtContent>
    </w:sdt>
    <w:p w14:paraId="3305FDA3" w14:textId="77777777" w:rsidR="00420D50" w:rsidRDefault="00420D50">
      <w:pPr>
        <w:rPr>
          <w:lang w:val="en-GB"/>
        </w:rPr>
        <w:sectPr w:rsidR="00420D50" w:rsidSect="003B1AEB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7E03394" w14:textId="77777777" w:rsidR="0000607D" w:rsidRDefault="0000607D" w:rsidP="0000607D">
      <w:pPr>
        <w:jc w:val="both"/>
        <w:rPr>
          <w:rFonts w:ascii="Arial" w:hAnsi="Arial" w:cs="Arial"/>
          <w:b/>
          <w:lang w:val="en-US"/>
        </w:rPr>
      </w:pPr>
    </w:p>
    <w:p w14:paraId="3F2774AE" w14:textId="77777777" w:rsidR="0000607D" w:rsidRPr="0000607D" w:rsidRDefault="0000607D" w:rsidP="0000607D">
      <w:pPr>
        <w:jc w:val="both"/>
        <w:rPr>
          <w:rFonts w:ascii="Arial" w:hAnsi="Arial" w:cs="Arial"/>
          <w:b/>
          <w:lang w:val="en-US"/>
        </w:rPr>
      </w:pPr>
      <w:r w:rsidRPr="0000607D">
        <w:rPr>
          <w:rFonts w:ascii="Arial" w:hAnsi="Arial" w:cs="Arial"/>
          <w:b/>
          <w:lang w:val="en-US"/>
        </w:rPr>
        <w:t xml:space="preserve">Figures </w:t>
      </w:r>
    </w:p>
    <w:p w14:paraId="2C43E1E4" w14:textId="66D5D20F" w:rsidR="00A669BD" w:rsidRDefault="0000607D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466317074" w:history="1">
        <w:r w:rsidR="00A669BD" w:rsidRPr="00917186">
          <w:rPr>
            <w:rStyle w:val="Hyperlink"/>
            <w:noProof/>
            <w:lang w:val="en-GB"/>
          </w:rPr>
          <w:t>Figure 1 Rational behind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_Toc466317074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3</w:t>
        </w:r>
        <w:r w:rsidR="00A669BD">
          <w:rPr>
            <w:noProof/>
            <w:webHidden/>
          </w:rPr>
          <w:fldChar w:fldCharType="end"/>
        </w:r>
      </w:hyperlink>
    </w:p>
    <w:p w14:paraId="433DC171" w14:textId="13497F1D" w:rsidR="00A669BD" w:rsidRDefault="00AB1196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5" w:history="1">
        <w:r w:rsidR="00A669BD" w:rsidRPr="00917186">
          <w:rPr>
            <w:rStyle w:val="Hyperlink"/>
            <w:noProof/>
            <w:lang w:val="en-GB"/>
          </w:rPr>
          <w:t>Figure 2 Overview of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_Toc466317075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4</w:t>
        </w:r>
        <w:r w:rsidR="00A669BD">
          <w:rPr>
            <w:noProof/>
            <w:webHidden/>
          </w:rPr>
          <w:fldChar w:fldCharType="end"/>
        </w:r>
      </w:hyperlink>
    </w:p>
    <w:p w14:paraId="3332EF2F" w14:textId="662EB44A" w:rsidR="00A669BD" w:rsidRDefault="00AB1196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6" w:history="1">
        <w:r w:rsidR="00A669BD" w:rsidRPr="00917186">
          <w:rPr>
            <w:rStyle w:val="Hyperlink"/>
            <w:noProof/>
            <w:lang w:val="en-GB"/>
          </w:rPr>
          <w:t>Figure 3 Benefits to stakeholders when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_Toc466317076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5</w:t>
        </w:r>
        <w:r w:rsidR="00A669BD">
          <w:rPr>
            <w:noProof/>
            <w:webHidden/>
          </w:rPr>
          <w:fldChar w:fldCharType="end"/>
        </w:r>
      </w:hyperlink>
    </w:p>
    <w:p w14:paraId="440E9D77" w14:textId="6E0AE5BA" w:rsidR="00A669BD" w:rsidRDefault="00AB1196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7" w:history="1">
        <w:r w:rsidR="00A669BD" w:rsidRPr="00917186">
          <w:rPr>
            <w:rStyle w:val="Hyperlink"/>
            <w:noProof/>
            <w:lang w:val="en-GB"/>
          </w:rPr>
          <w:t>Figure 4 Key issues when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_Toc466317077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6</w:t>
        </w:r>
        <w:r w:rsidR="00A669BD">
          <w:rPr>
            <w:noProof/>
            <w:webHidden/>
          </w:rPr>
          <w:fldChar w:fldCharType="end"/>
        </w:r>
      </w:hyperlink>
    </w:p>
    <w:p w14:paraId="7FBBAB54" w14:textId="4A6D500C" w:rsidR="00A669BD" w:rsidRDefault="00AB1196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8" w:history="1">
        <w:r w:rsidR="00A669BD" w:rsidRPr="00917186">
          <w:rPr>
            <w:rStyle w:val="Hyperlink"/>
            <w:noProof/>
            <w:lang w:val="en-GB"/>
          </w:rPr>
          <w:t>Figure 5 Step 1 for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_Toc466317078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7</w:t>
        </w:r>
        <w:r w:rsidR="00A669BD">
          <w:rPr>
            <w:noProof/>
            <w:webHidden/>
          </w:rPr>
          <w:fldChar w:fldCharType="end"/>
        </w:r>
      </w:hyperlink>
    </w:p>
    <w:p w14:paraId="5DA8B232" w14:textId="2A3966FE" w:rsidR="00A669BD" w:rsidRDefault="00AB1196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79" w:history="1">
        <w:r w:rsidR="00A669BD" w:rsidRPr="00917186">
          <w:rPr>
            <w:rStyle w:val="Hyperlink"/>
            <w:noProof/>
            <w:lang w:val="en-GB"/>
          </w:rPr>
          <w:t>Figure 6 Step 2 for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_Toc466317079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7</w:t>
        </w:r>
        <w:r w:rsidR="00A669BD">
          <w:rPr>
            <w:noProof/>
            <w:webHidden/>
          </w:rPr>
          <w:fldChar w:fldCharType="end"/>
        </w:r>
      </w:hyperlink>
    </w:p>
    <w:p w14:paraId="2BC90B98" w14:textId="2A188908" w:rsidR="00A669BD" w:rsidRDefault="00AB1196">
      <w:pPr>
        <w:pStyle w:val="TableofFigures"/>
        <w:tabs>
          <w:tab w:val="right" w:leader="dot" w:pos="9062"/>
        </w:tabs>
        <w:rPr>
          <w:rFonts w:eastAsiaTheme="minorEastAsia"/>
          <w:noProof/>
          <w:lang w:eastAsia="de-AT"/>
        </w:rPr>
      </w:pPr>
      <w:hyperlink w:anchor="_Toc466317080" w:history="1">
        <w:r w:rsidR="00A669BD" w:rsidRPr="00917186">
          <w:rPr>
            <w:rStyle w:val="Hyperlink"/>
            <w:noProof/>
            <w:lang w:val="en-GB"/>
          </w:rPr>
          <w:t>Figure 7 Step 3 for using this ONLINE S3 application</w:t>
        </w:r>
        <w:r w:rsidR="00A669BD">
          <w:rPr>
            <w:noProof/>
            <w:webHidden/>
          </w:rPr>
          <w:tab/>
        </w:r>
        <w:r w:rsidR="00A669BD">
          <w:rPr>
            <w:noProof/>
            <w:webHidden/>
          </w:rPr>
          <w:fldChar w:fldCharType="begin"/>
        </w:r>
        <w:r w:rsidR="00A669BD">
          <w:rPr>
            <w:noProof/>
            <w:webHidden/>
          </w:rPr>
          <w:instrText xml:space="preserve"> PAGEREF _Toc466317080 \h </w:instrText>
        </w:r>
        <w:r w:rsidR="00A669BD">
          <w:rPr>
            <w:noProof/>
            <w:webHidden/>
          </w:rPr>
        </w:r>
        <w:r w:rsidR="00A669BD">
          <w:rPr>
            <w:noProof/>
            <w:webHidden/>
          </w:rPr>
          <w:fldChar w:fldCharType="separate"/>
        </w:r>
        <w:r w:rsidR="00A669BD">
          <w:rPr>
            <w:noProof/>
            <w:webHidden/>
          </w:rPr>
          <w:t>7</w:t>
        </w:r>
        <w:r w:rsidR="00A669BD">
          <w:rPr>
            <w:noProof/>
            <w:webHidden/>
          </w:rPr>
          <w:fldChar w:fldCharType="end"/>
        </w:r>
      </w:hyperlink>
    </w:p>
    <w:p w14:paraId="0C94B09D" w14:textId="5568B064" w:rsidR="00EA57C0" w:rsidRDefault="0000607D">
      <w:pPr>
        <w:rPr>
          <w:lang w:val="en-GB"/>
        </w:rPr>
      </w:pPr>
      <w:r>
        <w:rPr>
          <w:lang w:val="en-GB"/>
        </w:rPr>
        <w:fldChar w:fldCharType="end"/>
      </w:r>
    </w:p>
    <w:p w14:paraId="3F4831A1" w14:textId="77777777" w:rsidR="00EA57C0" w:rsidRPr="00D31A68" w:rsidRDefault="00EA57C0" w:rsidP="00EA57C0">
      <w:pPr>
        <w:jc w:val="both"/>
        <w:rPr>
          <w:rFonts w:ascii="Arial" w:hAnsi="Arial" w:cs="Arial"/>
          <w:b/>
          <w:lang w:val="en-US"/>
        </w:rPr>
      </w:pPr>
      <w:bookmarkStart w:id="1" w:name="_Toc445216930"/>
      <w:r w:rsidRPr="00D31A68">
        <w:rPr>
          <w:rFonts w:ascii="Arial" w:hAnsi="Arial" w:cs="Arial"/>
          <w:b/>
          <w:lang w:val="en-US"/>
        </w:rPr>
        <w:t>HISTORY OF CHANGES</w:t>
      </w:r>
      <w:bookmarkEnd w:id="1"/>
    </w:p>
    <w:p w14:paraId="4FA4C8FA" w14:textId="77777777" w:rsidR="00EA57C0" w:rsidRPr="00D31A68" w:rsidRDefault="00EA57C0" w:rsidP="00EA57C0">
      <w:pPr>
        <w:rPr>
          <w:rFonts w:ascii="Arial" w:hAnsi="Arial" w:cs="Arial"/>
        </w:rPr>
      </w:pPr>
    </w:p>
    <w:tbl>
      <w:tblPr>
        <w:tblW w:w="9185" w:type="dxa"/>
        <w:tblInd w:w="-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1418"/>
        <w:gridCol w:w="1559"/>
        <w:gridCol w:w="4819"/>
      </w:tblGrid>
      <w:tr w:rsidR="00EA57C0" w:rsidRPr="00681C8A" w14:paraId="1172579B" w14:textId="77777777" w:rsidTr="00EA57C0">
        <w:trPr>
          <w:trHeight w:val="222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FBEF057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napToGrid w:val="0"/>
                <w:sz w:val="20"/>
                <w:szCs w:val="20"/>
                <w:lang w:val="en-US"/>
              </w:rPr>
              <w:t>Version</w:t>
            </w: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B172B6C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napToGrid w:val="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2E9A4C7" w14:textId="77777777" w:rsidR="00EA57C0" w:rsidRPr="00681C8A" w:rsidRDefault="00982C7C" w:rsidP="0000607D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napToGrid w:val="0"/>
                <w:sz w:val="20"/>
                <w:szCs w:val="20"/>
                <w:lang w:val="en-US"/>
              </w:rPr>
              <w:t>Contributing partner</w:t>
            </w: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8633843" w14:textId="77777777" w:rsidR="00EA57C0" w:rsidRPr="00681C8A" w:rsidRDefault="00EA57C0" w:rsidP="0000607D">
            <w:pPr>
              <w:rPr>
                <w:rFonts w:ascii="Arial" w:hAnsi="Arial" w:cs="Arial"/>
                <w:b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b/>
                <w:sz w:val="20"/>
                <w:szCs w:val="20"/>
                <w:lang w:val="en-US" w:eastAsia="fi-FI"/>
              </w:rPr>
              <w:t>Summary of changes</w:t>
            </w:r>
          </w:p>
        </w:tc>
      </w:tr>
      <w:tr w:rsidR="00EA57C0" w:rsidRPr="00B757F2" w14:paraId="0667F2B9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A97931F" w14:textId="77777777" w:rsidR="00EA57C0" w:rsidRPr="00681C8A" w:rsidRDefault="00EA57C0" w:rsidP="0000607D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  <w:t xml:space="preserve">Version </w:t>
            </w:r>
            <w:r w:rsidRPr="00681C8A">
              <w:rPr>
                <w:rFonts w:ascii="Arial" w:hAnsi="Arial" w:cs="Arial"/>
                <w:sz w:val="20"/>
                <w:szCs w:val="20"/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F406D8" w14:textId="77777777" w:rsidR="00EA57C0" w:rsidRPr="00681C8A" w:rsidRDefault="00EA57C0" w:rsidP="00EA57C0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sz w:val="20"/>
                <w:szCs w:val="20"/>
                <w:lang w:val="en-US"/>
              </w:rPr>
              <w:t>2016-10-07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B76C9A" w14:textId="7EF7DB6D" w:rsidR="00EA57C0" w:rsidRPr="00681C8A" w:rsidRDefault="00774837" w:rsidP="0000607D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fi-FI"/>
              </w:rPr>
              <w:t>RIM</w:t>
            </w: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ECE2B82" w14:textId="1A13E112" w:rsidR="00EA57C0" w:rsidRPr="00681C8A" w:rsidRDefault="00EA57C0" w:rsidP="00420D50">
            <w:pPr>
              <w:rPr>
                <w:rFonts w:ascii="Arial" w:hAnsi="Arial" w:cs="Arial"/>
                <w:sz w:val="20"/>
                <w:szCs w:val="20"/>
                <w:lang w:val="en-US" w:eastAsia="fi-FI"/>
              </w:rPr>
            </w:pPr>
            <w:r w:rsidRPr="00681C8A">
              <w:rPr>
                <w:rFonts w:ascii="Arial" w:hAnsi="Arial" w:cs="Arial"/>
                <w:sz w:val="20"/>
                <w:szCs w:val="20"/>
                <w:lang w:val="en-US" w:eastAsia="fi-FI"/>
              </w:rPr>
              <w:t xml:space="preserve">Structure of the document, elaboration of </w:t>
            </w:r>
            <w:r w:rsidR="00420D50">
              <w:rPr>
                <w:rFonts w:ascii="Arial" w:hAnsi="Arial" w:cs="Arial"/>
                <w:sz w:val="20"/>
                <w:szCs w:val="20"/>
                <w:lang w:val="en-US" w:eastAsia="fi-FI"/>
              </w:rPr>
              <w:t>required information</w:t>
            </w:r>
            <w:r w:rsidR="005E54BC">
              <w:rPr>
                <w:rFonts w:ascii="Arial" w:hAnsi="Arial" w:cs="Arial"/>
                <w:sz w:val="20"/>
                <w:szCs w:val="20"/>
                <w:lang w:val="en-US" w:eastAsia="fi-FI"/>
              </w:rPr>
              <w:t xml:space="preserve"> as a template for all tools</w:t>
            </w:r>
          </w:p>
        </w:tc>
      </w:tr>
      <w:tr w:rsidR="00EA57C0" w:rsidRPr="00B757F2" w14:paraId="4032B06D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5CD7442D" w14:textId="116F3AA4" w:rsidR="00EA57C0" w:rsidRPr="00681C8A" w:rsidRDefault="0062569D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Version 1.0</w:t>
            </w: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95F4930" w14:textId="034E9024" w:rsidR="00EA57C0" w:rsidRPr="00681C8A" w:rsidRDefault="0062569D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2017-04-25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6787A448" w14:textId="21B06287" w:rsidR="00EA57C0" w:rsidRPr="00681C8A" w:rsidRDefault="0062569D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IIL</w:t>
            </w: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B642EF" w14:textId="296CFF64" w:rsidR="00EA57C0" w:rsidRPr="00681C8A" w:rsidRDefault="0062569D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</w:pPr>
            <w:r>
              <w:rPr>
                <w:rFonts w:ascii="Arial" w:hAnsi="Arial" w:cs="Arial"/>
                <w:snapToGrid w:val="0"/>
                <w:sz w:val="20"/>
                <w:szCs w:val="20"/>
                <w:lang w:val="en-US" w:eastAsia="fi-FI"/>
              </w:rPr>
              <w:t>Initial Draft</w:t>
            </w:r>
          </w:p>
        </w:tc>
      </w:tr>
      <w:tr w:rsidR="00EA57C0" w:rsidRPr="00B757F2" w14:paraId="55FDFA5A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3A72B1F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F2E492F" w14:textId="77777777" w:rsidR="00EA57C0" w:rsidRPr="00681C8A" w:rsidRDefault="00EA57C0" w:rsidP="0000607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DBA72E7" w14:textId="77777777" w:rsidR="00EA57C0" w:rsidRPr="00681C8A" w:rsidRDefault="00EA57C0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4D6F83C" w14:textId="77777777" w:rsidR="00EA57C0" w:rsidRPr="00681C8A" w:rsidRDefault="00EA57C0" w:rsidP="0000607D">
            <w:pPr>
              <w:jc w:val="both"/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</w:tr>
      <w:tr w:rsidR="00EA57C0" w:rsidRPr="00B757F2" w14:paraId="2A57E288" w14:textId="77777777" w:rsidTr="00EA57C0">
        <w:trPr>
          <w:trHeight w:val="339"/>
        </w:trPr>
        <w:tc>
          <w:tcPr>
            <w:tcW w:w="13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B7A1F66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7133138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6540EC7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C7D58A" w14:textId="77777777" w:rsidR="00EA57C0" w:rsidRPr="00681C8A" w:rsidRDefault="00EA57C0" w:rsidP="0000607D">
            <w:pPr>
              <w:rPr>
                <w:rFonts w:ascii="Arial" w:hAnsi="Arial" w:cs="Arial"/>
                <w:snapToGrid w:val="0"/>
                <w:sz w:val="20"/>
                <w:szCs w:val="20"/>
                <w:lang w:val="en-US"/>
              </w:rPr>
            </w:pPr>
          </w:p>
        </w:tc>
      </w:tr>
    </w:tbl>
    <w:p w14:paraId="089A3541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</w:p>
    <w:p w14:paraId="1EF9BAC8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</w:p>
    <w:p w14:paraId="6D7F5F06" w14:textId="77777777" w:rsidR="00EA57C0" w:rsidRPr="006E5471" w:rsidRDefault="00EA57C0" w:rsidP="00EA57C0">
      <w:pPr>
        <w:jc w:val="both"/>
        <w:rPr>
          <w:rFonts w:ascii="Arial" w:hAnsi="Arial" w:cs="Arial"/>
          <w:b/>
          <w:lang w:val="en-US"/>
        </w:rPr>
      </w:pPr>
      <w:r w:rsidRPr="006E5471">
        <w:rPr>
          <w:rFonts w:ascii="Arial" w:hAnsi="Arial" w:cs="Arial"/>
          <w:b/>
          <w:lang w:val="en-US"/>
        </w:rPr>
        <w:t>DISCLAIMER</w:t>
      </w:r>
    </w:p>
    <w:p w14:paraId="4A6D5740" w14:textId="77777777" w:rsidR="00EA57C0" w:rsidRPr="006E5471" w:rsidRDefault="00EA57C0" w:rsidP="00EA57C0">
      <w:pPr>
        <w:jc w:val="both"/>
        <w:rPr>
          <w:rFonts w:ascii="Arial" w:hAnsi="Arial" w:cs="Arial"/>
          <w:b/>
          <w:lang w:val="en-US"/>
        </w:rPr>
      </w:pPr>
    </w:p>
    <w:p w14:paraId="5FB905A5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  <w:r w:rsidRPr="009A0C67">
        <w:rPr>
          <w:rFonts w:ascii="Arial" w:hAnsi="Arial" w:cs="Arial"/>
          <w:lang w:val="en-US"/>
        </w:rPr>
        <w:t xml:space="preserve">The opinion stated in this report reflects the opinion of the </w:t>
      </w:r>
      <w:r>
        <w:rPr>
          <w:rFonts w:ascii="Arial" w:hAnsi="Arial" w:cs="Arial"/>
          <w:lang w:val="en-US"/>
        </w:rPr>
        <w:t>ONLINE S3 consortium</w:t>
      </w:r>
      <w:r w:rsidRPr="009A0C67">
        <w:rPr>
          <w:rFonts w:ascii="Arial" w:hAnsi="Arial" w:cs="Arial"/>
          <w:lang w:val="en-US"/>
        </w:rPr>
        <w:t xml:space="preserve"> and not the opinion of the European Commission.</w:t>
      </w:r>
    </w:p>
    <w:p w14:paraId="581A6B26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</w:p>
    <w:p w14:paraId="088D7357" w14:textId="77777777" w:rsidR="00EA57C0" w:rsidRDefault="00EA57C0" w:rsidP="00EA57C0">
      <w:pPr>
        <w:jc w:val="both"/>
        <w:rPr>
          <w:rFonts w:ascii="Arial" w:hAnsi="Arial" w:cs="Arial"/>
          <w:b/>
          <w:lang w:val="en-US"/>
        </w:rPr>
      </w:pPr>
      <w:r w:rsidRPr="006969D6">
        <w:rPr>
          <w:rFonts w:ascii="Arial" w:hAnsi="Arial" w:cs="Arial"/>
          <w:b/>
          <w:lang w:val="en-US"/>
        </w:rPr>
        <w:t>ACKNOWLEDGEMENT</w:t>
      </w:r>
    </w:p>
    <w:p w14:paraId="358E7E9D" w14:textId="77777777" w:rsidR="00EA57C0" w:rsidRPr="006969D6" w:rsidRDefault="00EA57C0" w:rsidP="00EA57C0">
      <w:pPr>
        <w:jc w:val="both"/>
        <w:rPr>
          <w:rFonts w:ascii="Arial" w:hAnsi="Arial" w:cs="Arial"/>
          <w:lang w:val="en-US"/>
        </w:rPr>
      </w:pPr>
    </w:p>
    <w:p w14:paraId="369C14BE" w14:textId="77777777" w:rsidR="00EA57C0" w:rsidRDefault="00EA57C0" w:rsidP="00EA57C0">
      <w:pPr>
        <w:jc w:val="both"/>
        <w:rPr>
          <w:rFonts w:ascii="Arial" w:hAnsi="Arial" w:cs="Arial"/>
          <w:lang w:val="en-US"/>
        </w:rPr>
      </w:pPr>
      <w:r w:rsidRPr="006969D6">
        <w:rPr>
          <w:rFonts w:ascii="Arial" w:hAnsi="Arial" w:cs="Arial"/>
          <w:lang w:val="en-US"/>
        </w:rPr>
        <w:t xml:space="preserve">This document </w:t>
      </w:r>
      <w:r>
        <w:rPr>
          <w:rFonts w:ascii="Arial" w:hAnsi="Arial" w:cs="Arial"/>
          <w:lang w:val="en-US"/>
        </w:rPr>
        <w:t>has been elaborated within the framework of the</w:t>
      </w:r>
      <w:r w:rsidRPr="006969D6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ONLINE S3</w:t>
      </w:r>
      <w:r w:rsidRPr="006969D6">
        <w:rPr>
          <w:rFonts w:ascii="Arial" w:hAnsi="Arial" w:cs="Arial"/>
          <w:lang w:val="en-US"/>
        </w:rPr>
        <w:t xml:space="preserve"> project, which has </w:t>
      </w:r>
      <w:r>
        <w:rPr>
          <w:rFonts w:ascii="Arial" w:hAnsi="Arial" w:cs="Arial"/>
          <w:lang w:val="en-US"/>
        </w:rPr>
        <w:t xml:space="preserve">received funding </w:t>
      </w:r>
      <w:r w:rsidRPr="009A0C67">
        <w:rPr>
          <w:rFonts w:ascii="Arial" w:hAnsi="Arial" w:cs="Arial"/>
          <w:lang w:val="en-US"/>
        </w:rPr>
        <w:t xml:space="preserve">from the European Union’s Horizon 2020 research and innovation </w:t>
      </w:r>
      <w:proofErr w:type="spellStart"/>
      <w:r w:rsidRPr="009A0C67">
        <w:rPr>
          <w:rFonts w:ascii="Arial" w:hAnsi="Arial" w:cs="Arial"/>
          <w:lang w:val="en-US"/>
        </w:rPr>
        <w:t>programme</w:t>
      </w:r>
      <w:proofErr w:type="spellEnd"/>
      <w:r w:rsidRPr="009A0C67">
        <w:rPr>
          <w:rFonts w:ascii="Arial" w:hAnsi="Arial" w:cs="Arial"/>
          <w:lang w:val="en-US"/>
        </w:rPr>
        <w:t xml:space="preserve"> under grant agreement No</w:t>
      </w:r>
      <w:r>
        <w:rPr>
          <w:rFonts w:ascii="Arial" w:hAnsi="Arial" w:cs="Arial"/>
          <w:lang w:val="en-US"/>
        </w:rPr>
        <w:t>.</w:t>
      </w:r>
      <w:r w:rsidRPr="009A0C67">
        <w:rPr>
          <w:rFonts w:ascii="Arial" w:hAnsi="Arial" w:cs="Arial"/>
          <w:lang w:val="en-US"/>
        </w:rPr>
        <w:t xml:space="preserve"> 710659</w:t>
      </w:r>
      <w:r w:rsidRPr="006969D6">
        <w:rPr>
          <w:rFonts w:ascii="Arial" w:hAnsi="Arial" w:cs="Arial"/>
          <w:lang w:val="en-US"/>
        </w:rPr>
        <w:t>.</w:t>
      </w:r>
    </w:p>
    <w:p w14:paraId="1CD49059" w14:textId="77777777" w:rsidR="00EA57C0" w:rsidRPr="00EA57C0" w:rsidRDefault="00EA57C0" w:rsidP="00EA57C0">
      <w:pPr>
        <w:rPr>
          <w:lang w:val="en-US"/>
        </w:rPr>
        <w:sectPr w:rsidR="00EA57C0" w:rsidRPr="00EA57C0" w:rsidSect="003B1AEB">
          <w:headerReference w:type="default" r:id="rId11"/>
          <w:footerReference w:type="defaul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1B25936" w14:textId="77777777" w:rsidR="00EA57C0" w:rsidRPr="00EA57C0" w:rsidRDefault="00EA57C0" w:rsidP="00EA57C0">
      <w:pPr>
        <w:rPr>
          <w:lang w:val="en-GB"/>
        </w:rPr>
      </w:pPr>
    </w:p>
    <w:p w14:paraId="52152CE8" w14:textId="77777777" w:rsidR="00EA57C0" w:rsidRDefault="00EA57C0" w:rsidP="00EA57C0">
      <w:pPr>
        <w:pStyle w:val="Heading2"/>
        <w:rPr>
          <w:lang w:val="en-GB"/>
        </w:rPr>
      </w:pPr>
      <w:bookmarkStart w:id="2" w:name="_Toc466317145"/>
      <w:r w:rsidRPr="00EA57C0">
        <w:rPr>
          <w:lang w:val="en-GB"/>
        </w:rPr>
        <w:t>Background</w:t>
      </w:r>
      <w:r w:rsidR="00982C7C">
        <w:rPr>
          <w:lang w:val="en-GB"/>
        </w:rPr>
        <w:t xml:space="preserve"> and</w:t>
      </w:r>
      <w:r w:rsidRPr="00EA57C0">
        <w:rPr>
          <w:lang w:val="en-GB"/>
        </w:rPr>
        <w:t xml:space="preserve"> </w:t>
      </w:r>
      <w:r w:rsidR="00982C7C">
        <w:rPr>
          <w:lang w:val="en-GB"/>
        </w:rPr>
        <w:t>r</w:t>
      </w:r>
      <w:r w:rsidRPr="00EA57C0">
        <w:rPr>
          <w:lang w:val="en-GB"/>
        </w:rPr>
        <w:t>ational</w:t>
      </w:r>
      <w:bookmarkEnd w:id="2"/>
    </w:p>
    <w:p w14:paraId="11689447" w14:textId="1EE4384D" w:rsidR="00EA57C0" w:rsidDel="00167666" w:rsidRDefault="00EA57C0">
      <w:pPr>
        <w:spacing w:after="0"/>
        <w:jc w:val="both"/>
        <w:rPr>
          <w:del w:id="3" w:author="Ryan Faulkner" w:date="2017-04-25T17:04:00Z"/>
          <w:lang w:val="en-GB"/>
        </w:rPr>
        <w:pPrChange w:id="4" w:author="Ryan Faulkner" w:date="2017-04-25T16:14:00Z">
          <w:pPr>
            <w:jc w:val="both"/>
          </w:pPr>
        </w:pPrChange>
      </w:pPr>
    </w:p>
    <w:p w14:paraId="3450B658" w14:textId="77777777" w:rsidR="00167666" w:rsidRDefault="00167666" w:rsidP="00EA57C0">
      <w:pPr>
        <w:rPr>
          <w:ins w:id="5" w:author="Ryan Faulkner" w:date="2017-04-25T17:04:00Z"/>
          <w:lang w:val="en-GB"/>
        </w:rPr>
      </w:pPr>
    </w:p>
    <w:p w14:paraId="4A1B89F6" w14:textId="0B353474" w:rsidR="00A3179D" w:rsidRPr="00A3179D" w:rsidRDefault="00976069">
      <w:pPr>
        <w:spacing w:after="0"/>
        <w:jc w:val="both"/>
        <w:rPr>
          <w:ins w:id="6" w:author="Ryan Faulkner" w:date="2017-04-25T16:45:00Z"/>
          <w:lang w:val="en-GB"/>
          <w:rPrChange w:id="7" w:author="Ryan Faulkner" w:date="2017-04-25T16:45:00Z">
            <w:rPr>
              <w:ins w:id="8" w:author="Ryan Faulkner" w:date="2017-04-25T16:45:00Z"/>
              <w:i/>
              <w:lang w:val="en-GB"/>
            </w:rPr>
          </w:rPrChange>
        </w:rPr>
        <w:pPrChange w:id="9" w:author="Ryan Faulkner" w:date="2017-04-26T12:25:00Z">
          <w:pPr>
            <w:jc w:val="both"/>
          </w:pPr>
        </w:pPrChange>
      </w:pPr>
      <w:del w:id="10" w:author="Ryan Faulkner" w:date="2017-04-25T17:04:00Z">
        <w:r w:rsidDel="004E1767">
          <w:rPr>
            <w:color w:val="FF0000"/>
            <w:lang w:val="en-GB"/>
          </w:rPr>
          <w:delText>Please implement the s</w:delText>
        </w:r>
        <w:r w:rsidRPr="00511CD0" w:rsidDel="004E1767">
          <w:rPr>
            <w:color w:val="FF0000"/>
            <w:lang w:val="en-GB"/>
          </w:rPr>
          <w:delText xml:space="preserve">ummary of </w:delText>
        </w:r>
        <w:r w:rsidDel="004E1767">
          <w:rPr>
            <w:color w:val="FF0000"/>
            <w:lang w:val="en-GB"/>
          </w:rPr>
          <w:delText xml:space="preserve">the background and rational behind this chosen method and tool. This description should build on documents elaborated within WP1 to WP4 relevant for this tool/method. Try to be focused and summarize it on </w:delText>
        </w:r>
        <w:r w:rsidRPr="00885559" w:rsidDel="004E1767">
          <w:rPr>
            <w:b/>
            <w:color w:val="FF0000"/>
            <w:u w:val="single"/>
            <w:lang w:val="en-GB"/>
          </w:rPr>
          <w:delText>one page</w:delText>
        </w:r>
        <w:r w:rsidDel="004E1767">
          <w:rPr>
            <w:color w:val="FF0000"/>
            <w:lang w:val="en-GB"/>
          </w:rPr>
          <w:delText xml:space="preserve"> referring to further details with links to online accessible documents.</w:delText>
        </w:r>
        <w:r w:rsidR="005E54BC" w:rsidDel="004E1767">
          <w:rPr>
            <w:color w:val="FF0000"/>
            <w:lang w:val="en-GB"/>
          </w:rPr>
          <w:delText xml:space="preserve"> Please keep in mind that this document should not only support our pilots but should also act as a reference point for future users of this tool not familiar with ONLINE S3.</w:delText>
        </w:r>
      </w:del>
      <w:ins w:id="11" w:author="Ryan Faulkner" w:date="2017-04-25T16:45:00Z">
        <w:r w:rsidR="004212C3" w:rsidRPr="00A3179D">
          <w:rPr>
            <w:lang w:val="en-GB"/>
            <w:rPrChange w:id="12" w:author="Ryan Faulkner" w:date="2017-04-25T16:45:00Z">
              <w:rPr>
                <w:i/>
                <w:lang w:val="en-GB"/>
              </w:rPr>
            </w:rPrChange>
          </w:rPr>
          <w:t xml:space="preserve">Ongoing studies </w:t>
        </w:r>
      </w:ins>
      <w:ins w:id="13" w:author="Ryan Faulkner" w:date="2017-04-26T12:16:00Z">
        <w:r w:rsidR="00884A64">
          <w:rPr>
            <w:lang w:val="en-GB"/>
          </w:rPr>
          <w:t>concerning the use of</w:t>
        </w:r>
      </w:ins>
      <w:ins w:id="14" w:author="Ryan Faulkner" w:date="2017-04-25T16:45:00Z">
        <w:r w:rsidR="004212C3" w:rsidRPr="00A3179D">
          <w:rPr>
            <w:lang w:val="en-GB"/>
            <w:rPrChange w:id="15" w:author="Ryan Faulkner" w:date="2017-04-25T16:45:00Z">
              <w:rPr>
                <w:i/>
                <w:lang w:val="en-GB"/>
              </w:rPr>
            </w:rPrChange>
          </w:rPr>
          <w:t xml:space="preserve"> open data </w:t>
        </w:r>
      </w:ins>
      <w:ins w:id="16" w:author="Ryan Faulkner" w:date="2017-04-26T12:16:00Z">
        <w:r w:rsidR="00884A64">
          <w:rPr>
            <w:lang w:val="en-GB"/>
          </w:rPr>
          <w:t>on</w:t>
        </w:r>
      </w:ins>
      <w:ins w:id="17" w:author="Ryan Faulkner" w:date="2017-04-25T16:45:00Z">
        <w:r w:rsidR="004212C3" w:rsidRPr="00A3179D">
          <w:rPr>
            <w:lang w:val="en-GB"/>
            <w:rPrChange w:id="18" w:author="Ryan Faulkner" w:date="2017-04-25T16:45:00Z">
              <w:rPr>
                <w:i/>
                <w:lang w:val="en-GB"/>
              </w:rPr>
            </w:rPrChange>
          </w:rPr>
          <w:t xml:space="preserve"> EU Structural Funds have shown that most data currently published by EU national and regional authorities are not yet compatible with the fundamental requirements of the open data paradigm</w:t>
        </w:r>
      </w:ins>
      <w:customXmlInsRangeStart w:id="19" w:author="Ryan Faulkner" w:date="2017-04-26T12:22:00Z"/>
      <w:sdt>
        <w:sdtPr>
          <w:rPr>
            <w:lang w:val="en-GB"/>
          </w:rPr>
          <w:id w:val="856320072"/>
          <w:citation/>
        </w:sdtPr>
        <w:sdtEndPr/>
        <w:sdtContent>
          <w:customXmlInsRangeEnd w:id="19"/>
          <w:ins w:id="20" w:author="Ryan Faulkner" w:date="2017-04-26T12:22:00Z">
            <w:r w:rsidR="00884A64">
              <w:rPr>
                <w:lang w:val="en-GB"/>
              </w:rPr>
              <w:fldChar w:fldCharType="begin"/>
            </w:r>
            <w:r w:rsidR="00884A64">
              <w:rPr>
                <w:lang w:val="en-GB"/>
              </w:rPr>
              <w:instrText xml:space="preserve">CITATION Reg \l 2057 </w:instrText>
            </w:r>
          </w:ins>
          <w:r w:rsidR="00884A64">
            <w:rPr>
              <w:lang w:val="en-GB"/>
            </w:rPr>
            <w:fldChar w:fldCharType="separate"/>
          </w:r>
          <w:ins w:id="21" w:author="Ryan Faulkner" w:date="2017-04-26T12:22:00Z">
            <w:r w:rsidR="00884A64">
              <w:rPr>
                <w:noProof/>
                <w:lang w:val="en-GB"/>
              </w:rPr>
              <w:t xml:space="preserve"> </w:t>
            </w:r>
            <w:r w:rsidR="00884A64" w:rsidRPr="00884A64">
              <w:rPr>
                <w:noProof/>
                <w:lang w:val="en-GB"/>
                <w:rPrChange w:id="22" w:author="Ryan Faulkner" w:date="2017-04-26T12:22:00Z">
                  <w:rPr/>
                </w:rPrChange>
              </w:rPr>
              <w:t>(Reggi, 2016)</w:t>
            </w:r>
            <w:r w:rsidR="00884A64">
              <w:rPr>
                <w:lang w:val="en-GB"/>
              </w:rPr>
              <w:fldChar w:fldCharType="end"/>
            </w:r>
          </w:ins>
          <w:customXmlInsRangeStart w:id="23" w:author="Ryan Faulkner" w:date="2017-04-26T12:22:00Z"/>
        </w:sdtContent>
      </w:sdt>
      <w:customXmlInsRangeEnd w:id="23"/>
      <w:ins w:id="24" w:author="Ryan Faulkner" w:date="2017-04-25T16:45:00Z">
        <w:r w:rsidR="004212C3" w:rsidRPr="00A3179D">
          <w:rPr>
            <w:lang w:val="en-GB"/>
            <w:rPrChange w:id="25" w:author="Ryan Faulkner" w:date="2017-04-25T16:45:00Z">
              <w:rPr>
                <w:i/>
                <w:lang w:val="en-GB"/>
              </w:rPr>
            </w:rPrChange>
          </w:rPr>
          <w:t xml:space="preserve">. Data is rarely complete, accessible, timely, machine process-able and non-proprietary. </w:t>
        </w:r>
      </w:ins>
      <w:ins w:id="26" w:author="Ryan Faulkner" w:date="2017-04-25T16:46:00Z">
        <w:r w:rsidR="00A3179D">
          <w:rPr>
            <w:lang w:val="en-GB"/>
          </w:rPr>
          <w:t xml:space="preserve">Open Data Tools </w:t>
        </w:r>
      </w:ins>
      <w:ins w:id="27" w:author="Ryan Faulkner" w:date="2017-04-25T16:52:00Z">
        <w:r w:rsidR="00D467E7">
          <w:rPr>
            <w:lang w:val="en-GB"/>
          </w:rPr>
          <w:t xml:space="preserve">operate on such data overcoming the issues previously </w:t>
        </w:r>
      </w:ins>
      <w:ins w:id="28" w:author="Ryan Faulkner" w:date="2017-04-25T16:53:00Z">
        <w:r w:rsidR="00D467E7">
          <w:rPr>
            <w:lang w:val="en-GB"/>
          </w:rPr>
          <w:t>highlighted</w:t>
        </w:r>
      </w:ins>
      <w:ins w:id="29" w:author="Ryan Faulkner" w:date="2017-04-25T16:52:00Z">
        <w:r w:rsidR="00D467E7">
          <w:rPr>
            <w:lang w:val="en-GB"/>
          </w:rPr>
          <w:t xml:space="preserve">, making such </w:t>
        </w:r>
      </w:ins>
      <w:ins w:id="30" w:author="Ryan Faulkner" w:date="2017-04-28T10:01:00Z">
        <w:r w:rsidR="00742C83">
          <w:rPr>
            <w:lang w:val="en-GB"/>
          </w:rPr>
          <w:t xml:space="preserve">data </w:t>
        </w:r>
      </w:ins>
      <w:ins w:id="31" w:author="Ryan Faulkner" w:date="2017-04-25T16:52:00Z">
        <w:r w:rsidR="00D467E7">
          <w:rPr>
            <w:lang w:val="en-GB"/>
          </w:rPr>
          <w:t xml:space="preserve">compatible and </w:t>
        </w:r>
      </w:ins>
      <w:ins w:id="32" w:author="Ryan Faulkner" w:date="2017-04-25T16:53:00Z">
        <w:r w:rsidR="00D467E7">
          <w:rPr>
            <w:lang w:val="en-GB"/>
          </w:rPr>
          <w:t xml:space="preserve">easily </w:t>
        </w:r>
      </w:ins>
      <w:ins w:id="33" w:author="Ryan Faulkner" w:date="2017-04-25T16:52:00Z">
        <w:r w:rsidR="00D467E7">
          <w:rPr>
            <w:lang w:val="en-GB"/>
          </w:rPr>
          <w:t>accessible.</w:t>
        </w:r>
      </w:ins>
    </w:p>
    <w:p w14:paraId="2C0910D4" w14:textId="77777777" w:rsidR="004212C3" w:rsidRDefault="004212C3">
      <w:pPr>
        <w:spacing w:after="0"/>
        <w:jc w:val="both"/>
        <w:rPr>
          <w:ins w:id="34" w:author="Ryan Faulkner" w:date="2017-04-25T16:45:00Z"/>
          <w:i/>
          <w:lang w:val="en-GB"/>
        </w:rPr>
        <w:pPrChange w:id="35" w:author="Ryan Faulkner" w:date="2017-04-26T12:25:00Z">
          <w:pPr>
            <w:jc w:val="both"/>
          </w:pPr>
        </w:pPrChange>
      </w:pPr>
    </w:p>
    <w:p w14:paraId="4B336903" w14:textId="77777777" w:rsidR="00742C83" w:rsidRDefault="00CB7773">
      <w:pPr>
        <w:jc w:val="both"/>
        <w:rPr>
          <w:ins w:id="36" w:author="Ryan Faulkner" w:date="2017-04-28T10:03:00Z"/>
          <w:lang w:val="en-GB"/>
        </w:rPr>
        <w:pPrChange w:id="37" w:author="Ryan Faulkner" w:date="2017-04-26T12:25:00Z">
          <w:pPr/>
        </w:pPrChange>
      </w:pPr>
      <w:ins w:id="38" w:author="Ryan Faulkner" w:date="2017-04-25T16:33:00Z">
        <w:r>
          <w:rPr>
            <w:lang w:val="en-GB"/>
          </w:rPr>
          <w:t xml:space="preserve">An </w:t>
        </w:r>
      </w:ins>
      <w:ins w:id="39" w:author="Ryan Faulkner" w:date="2017-04-26T12:23:00Z">
        <w:r w:rsidR="00CF722E">
          <w:rPr>
            <w:lang w:val="en-GB"/>
          </w:rPr>
          <w:t xml:space="preserve">RIS3 </w:t>
        </w:r>
      </w:ins>
      <w:ins w:id="40" w:author="Ryan Faulkner" w:date="2017-04-25T16:33:00Z">
        <w:r>
          <w:rPr>
            <w:lang w:val="en-GB"/>
          </w:rPr>
          <w:t>Open Data</w:t>
        </w:r>
      </w:ins>
      <w:ins w:id="41" w:author="Ryan Faulkner" w:date="2017-04-25T16:19:00Z">
        <w:r w:rsidR="009A0A35" w:rsidRPr="009A0A35">
          <w:rPr>
            <w:lang w:val="en-GB"/>
          </w:rPr>
          <w:t xml:space="preserve"> </w:t>
        </w:r>
      </w:ins>
      <w:ins w:id="42" w:author="Ryan Faulkner" w:date="2017-04-25T16:33:00Z">
        <w:r>
          <w:rPr>
            <w:lang w:val="en-GB"/>
          </w:rPr>
          <w:t>T</w:t>
        </w:r>
      </w:ins>
      <w:ins w:id="43" w:author="Ryan Faulkner" w:date="2017-04-25T16:19:00Z">
        <w:r w:rsidR="009A0A35" w:rsidRPr="009A0A35">
          <w:rPr>
            <w:lang w:val="en-GB"/>
          </w:rPr>
          <w:t>ool</w:t>
        </w:r>
      </w:ins>
      <w:ins w:id="44" w:author="Ryan Faulkner" w:date="2017-04-25T16:33:00Z">
        <w:r>
          <w:rPr>
            <w:lang w:val="en-GB"/>
          </w:rPr>
          <w:t xml:space="preserve"> has been developed </w:t>
        </w:r>
      </w:ins>
      <w:ins w:id="45" w:author="Ryan Faulkner" w:date="2017-04-25T16:45:00Z">
        <w:r w:rsidR="00A3179D">
          <w:rPr>
            <w:lang w:val="en-GB"/>
          </w:rPr>
          <w:t>to</w:t>
        </w:r>
      </w:ins>
      <w:ins w:id="46" w:author="Ryan Faulkner" w:date="2017-04-25T16:19:00Z">
        <w:r w:rsidR="009A0A35" w:rsidRPr="009A0A35">
          <w:rPr>
            <w:lang w:val="en-GB"/>
          </w:rPr>
          <w:t xml:space="preserve"> facilitate the use of</w:t>
        </w:r>
      </w:ins>
      <w:ins w:id="47" w:author="Ryan Faulkner" w:date="2017-04-25T16:33:00Z">
        <w:r>
          <w:rPr>
            <w:lang w:val="en-GB"/>
          </w:rPr>
          <w:t xml:space="preserve"> published</w:t>
        </w:r>
      </w:ins>
      <w:ins w:id="48" w:author="Ryan Faulkner" w:date="2017-04-25T16:19:00Z">
        <w:r w:rsidR="009A0A35" w:rsidRPr="009A0A35">
          <w:rPr>
            <w:lang w:val="en-GB"/>
          </w:rPr>
          <w:t xml:space="preserve"> open data </w:t>
        </w:r>
      </w:ins>
      <w:ins w:id="49" w:author="Ryan Faulkner" w:date="2017-04-25T16:33:00Z">
        <w:r>
          <w:rPr>
            <w:lang w:val="en-GB"/>
          </w:rPr>
          <w:t>concerning</w:t>
        </w:r>
      </w:ins>
      <w:ins w:id="50" w:author="Ryan Faulkner" w:date="2017-04-25T16:19:00Z">
        <w:r w:rsidR="009A0A35" w:rsidRPr="009A0A35">
          <w:rPr>
            <w:lang w:val="en-GB"/>
          </w:rPr>
          <w:t xml:space="preserve"> </w:t>
        </w:r>
      </w:ins>
      <w:ins w:id="51" w:author="Ryan Faulkner" w:date="2017-04-25T16:54:00Z">
        <w:r w:rsidR="00CF722E">
          <w:rPr>
            <w:lang w:val="en-GB"/>
          </w:rPr>
          <w:t>EU</w:t>
        </w:r>
        <w:r w:rsidR="00CA21A8">
          <w:rPr>
            <w:lang w:val="en-GB"/>
          </w:rPr>
          <w:t xml:space="preserve"> </w:t>
        </w:r>
      </w:ins>
      <w:ins w:id="52" w:author="Ryan Faulkner" w:date="2017-04-25T16:19:00Z">
        <w:r w:rsidR="009A0A35" w:rsidRPr="009A0A35">
          <w:rPr>
            <w:lang w:val="en-GB"/>
          </w:rPr>
          <w:t>projects</w:t>
        </w:r>
      </w:ins>
      <w:ins w:id="53" w:author="Ryan Faulkner" w:date="2017-04-28T10:02:00Z">
        <w:r w:rsidR="00742C83">
          <w:rPr>
            <w:lang w:val="en-GB"/>
          </w:rPr>
          <w:t xml:space="preserve"> when tracking specialisations</w:t>
        </w:r>
      </w:ins>
      <w:ins w:id="54" w:author="Ryan Faulkner" w:date="2017-04-25T16:19:00Z">
        <w:r w:rsidR="009A0A35" w:rsidRPr="009A0A35">
          <w:rPr>
            <w:lang w:val="en-GB"/>
          </w:rPr>
          <w:t xml:space="preserve">. </w:t>
        </w:r>
      </w:ins>
      <w:ins w:id="55" w:author="Ryan Faulkner" w:date="2017-04-25T16:34:00Z">
        <w:r>
          <w:rPr>
            <w:lang w:val="en-GB"/>
          </w:rPr>
          <w:t>The tool works as a form of</w:t>
        </w:r>
      </w:ins>
      <w:ins w:id="56" w:author="Ryan Faulkner" w:date="2017-04-25T16:19:00Z">
        <w:r w:rsidR="009A0A35" w:rsidRPr="009A0A35">
          <w:rPr>
            <w:lang w:val="en-GB"/>
          </w:rPr>
          <w:t xml:space="preserve"> data repository that enables the tracking of projects and initiatives implemented in each</w:t>
        </w:r>
      </w:ins>
      <w:ins w:id="57" w:author="Ryan Faulkner" w:date="2017-04-25T16:34:00Z">
        <w:r>
          <w:rPr>
            <w:lang w:val="en-GB"/>
          </w:rPr>
          <w:t xml:space="preserve"> </w:t>
        </w:r>
      </w:ins>
      <w:ins w:id="58" w:author="Ryan Faulkner" w:date="2017-04-25T16:19:00Z">
        <w:r w:rsidR="009A0A35" w:rsidRPr="009A0A35">
          <w:rPr>
            <w:lang w:val="en-GB"/>
          </w:rPr>
          <w:t>region.</w:t>
        </w:r>
      </w:ins>
      <w:ins w:id="59" w:author="Ryan Faulkner" w:date="2017-04-25T16:34:00Z">
        <w:r>
          <w:rPr>
            <w:lang w:val="en-GB"/>
          </w:rPr>
          <w:t xml:space="preserve"> </w:t>
        </w:r>
      </w:ins>
    </w:p>
    <w:p w14:paraId="2413EF8D" w14:textId="0618807C" w:rsidR="004E4159" w:rsidDel="006F41D5" w:rsidRDefault="00CB7773">
      <w:pPr>
        <w:spacing w:after="0"/>
        <w:jc w:val="both"/>
        <w:rPr>
          <w:del w:id="60" w:author="Ryan Faulkner" w:date="2017-04-25T15:49:00Z"/>
          <w:lang w:val="en-GB"/>
        </w:rPr>
        <w:pPrChange w:id="61" w:author="Ryan Faulkner" w:date="2017-04-26T12:25:00Z">
          <w:pPr>
            <w:jc w:val="both"/>
          </w:pPr>
        </w:pPrChange>
      </w:pPr>
      <w:ins w:id="62" w:author="Ryan Faulkner" w:date="2017-04-25T16:35:00Z">
        <w:r w:rsidRPr="009A0A35">
          <w:rPr>
            <w:lang w:val="en-GB"/>
          </w:rPr>
          <w:t>Currently</w:t>
        </w:r>
        <w:r>
          <w:rPr>
            <w:lang w:val="en-GB"/>
          </w:rPr>
          <w:t>,</w:t>
        </w:r>
        <w:r w:rsidRPr="009A0A35">
          <w:rPr>
            <w:lang w:val="en-GB"/>
          </w:rPr>
          <w:t xml:space="preserve"> </w:t>
        </w:r>
        <w:r>
          <w:rPr>
            <w:lang w:val="en-GB"/>
          </w:rPr>
          <w:t>o</w:t>
        </w:r>
      </w:ins>
      <w:ins w:id="63" w:author="Ryan Faulkner" w:date="2017-04-25T16:19:00Z">
        <w:r w:rsidR="009A0A35" w:rsidRPr="009A0A35">
          <w:rPr>
            <w:lang w:val="en-GB"/>
          </w:rPr>
          <w:t xml:space="preserve">pen data tools </w:t>
        </w:r>
      </w:ins>
      <w:ins w:id="64" w:author="Ryan Faulkner" w:date="2017-04-25T16:35:00Z">
        <w:r>
          <w:rPr>
            <w:lang w:val="en-GB"/>
          </w:rPr>
          <w:t xml:space="preserve">are </w:t>
        </w:r>
      </w:ins>
      <w:ins w:id="65" w:author="Ryan Faulkner" w:date="2017-04-25T16:19:00Z">
        <w:r w:rsidR="009A0A35" w:rsidRPr="009A0A35">
          <w:rPr>
            <w:lang w:val="en-GB"/>
          </w:rPr>
          <w:t xml:space="preserve">not widely used in non-publicly funded projects. However, </w:t>
        </w:r>
      </w:ins>
      <w:ins w:id="66" w:author="Ryan Faulkner" w:date="2017-04-25T16:35:00Z">
        <w:r>
          <w:rPr>
            <w:lang w:val="en-GB"/>
          </w:rPr>
          <w:t>the</w:t>
        </w:r>
      </w:ins>
      <w:ins w:id="67" w:author="Ryan Faulkner" w:date="2017-04-25T16:19:00Z">
        <w:r w:rsidR="009A0A35" w:rsidRPr="009A0A35">
          <w:rPr>
            <w:lang w:val="en-GB"/>
          </w:rPr>
          <w:t xml:space="preserve"> </w:t>
        </w:r>
      </w:ins>
      <w:ins w:id="68" w:author="Ryan Faulkner" w:date="2017-04-25T16:38:00Z">
        <w:r>
          <w:rPr>
            <w:lang w:val="en-GB"/>
          </w:rPr>
          <w:t xml:space="preserve">effective </w:t>
        </w:r>
      </w:ins>
      <w:ins w:id="69" w:author="Ryan Faulkner" w:date="2017-04-25T16:19:00Z">
        <w:r w:rsidR="009A0A35" w:rsidRPr="009A0A35">
          <w:rPr>
            <w:lang w:val="en-GB"/>
          </w:rPr>
          <w:t>use</w:t>
        </w:r>
      </w:ins>
      <w:ins w:id="70" w:author="Ryan Faulkner" w:date="2017-04-25T16:35:00Z">
        <w:r>
          <w:rPr>
            <w:lang w:val="en-GB"/>
          </w:rPr>
          <w:t xml:space="preserve"> of </w:t>
        </w:r>
      </w:ins>
      <w:ins w:id="71" w:author="Ryan Faulkner" w:date="2017-04-25T16:38:00Z">
        <w:r>
          <w:rPr>
            <w:lang w:val="en-GB"/>
          </w:rPr>
          <w:t>this</w:t>
        </w:r>
      </w:ins>
      <w:ins w:id="72" w:author="Ryan Faulkner" w:date="2017-04-25T16:35:00Z">
        <w:r>
          <w:rPr>
            <w:lang w:val="en-GB"/>
          </w:rPr>
          <w:t xml:space="preserve"> tool</w:t>
        </w:r>
      </w:ins>
      <w:ins w:id="73" w:author="Ryan Faulkner" w:date="2017-04-25T16:38:00Z">
        <w:r>
          <w:rPr>
            <w:lang w:val="en-GB"/>
          </w:rPr>
          <w:t>,</w:t>
        </w:r>
      </w:ins>
      <w:ins w:id="74" w:author="Ryan Faulkner" w:date="2017-04-25T16:19:00Z">
        <w:r w:rsidR="009A0A35" w:rsidRPr="009A0A35">
          <w:rPr>
            <w:lang w:val="en-GB"/>
          </w:rPr>
          <w:t xml:space="preserve"> facilitate</w:t>
        </w:r>
      </w:ins>
      <w:ins w:id="75" w:author="Ryan Faulkner" w:date="2017-04-25T16:39:00Z">
        <w:r>
          <w:rPr>
            <w:lang w:val="en-GB"/>
          </w:rPr>
          <w:t>s the</w:t>
        </w:r>
      </w:ins>
      <w:ins w:id="76" w:author="Ryan Faulkner" w:date="2017-04-25T16:19:00Z">
        <w:r w:rsidR="009A0A35" w:rsidRPr="009A0A35">
          <w:rPr>
            <w:lang w:val="en-GB"/>
          </w:rPr>
          <w:t xml:space="preserve"> tracking </w:t>
        </w:r>
      </w:ins>
      <w:ins w:id="77" w:author="Ryan Faulkner" w:date="2017-04-25T16:39:00Z">
        <w:r>
          <w:rPr>
            <w:lang w:val="en-GB"/>
          </w:rPr>
          <w:t xml:space="preserve">of </w:t>
        </w:r>
      </w:ins>
      <w:ins w:id="78" w:author="Ryan Faulkner" w:date="2017-04-25T16:19:00Z">
        <w:r w:rsidR="009A0A35" w:rsidRPr="009A0A35">
          <w:rPr>
            <w:lang w:val="en-GB"/>
          </w:rPr>
          <w:t xml:space="preserve">project themes and topics </w:t>
        </w:r>
      </w:ins>
      <w:ins w:id="79" w:author="Ryan Faulkner" w:date="2017-04-25T16:39:00Z">
        <w:r>
          <w:rPr>
            <w:lang w:val="en-GB"/>
          </w:rPr>
          <w:t xml:space="preserve">in </w:t>
        </w:r>
      </w:ins>
      <w:ins w:id="80" w:author="Ryan Faulkner" w:date="2017-04-28T10:03:00Z">
        <w:r w:rsidR="00742C83">
          <w:rPr>
            <w:lang w:val="en-GB"/>
          </w:rPr>
          <w:t xml:space="preserve">each </w:t>
        </w:r>
      </w:ins>
      <w:ins w:id="81" w:author="Ryan Faulkner" w:date="2017-04-25T16:39:00Z">
        <w:r>
          <w:rPr>
            <w:lang w:val="en-GB"/>
          </w:rPr>
          <w:t xml:space="preserve">region which maybe cross-referenced with </w:t>
        </w:r>
      </w:ins>
      <w:ins w:id="82" w:author="Ryan Faulkner" w:date="2017-04-25T16:19:00Z">
        <w:r w:rsidR="009A0A35" w:rsidRPr="009A0A35">
          <w:rPr>
            <w:lang w:val="en-GB"/>
          </w:rPr>
          <w:t>S3</w:t>
        </w:r>
      </w:ins>
      <w:ins w:id="83" w:author="Ryan Faulkner" w:date="2017-04-25T16:40:00Z">
        <w:r>
          <w:rPr>
            <w:lang w:val="en-GB"/>
          </w:rPr>
          <w:t xml:space="preserve"> </w:t>
        </w:r>
      </w:ins>
      <w:ins w:id="84" w:author="Ryan Faulkner" w:date="2017-04-25T16:39:00Z">
        <w:r>
          <w:rPr>
            <w:lang w:val="en-GB"/>
          </w:rPr>
          <w:t>priorities</w:t>
        </w:r>
      </w:ins>
      <w:ins w:id="85" w:author="Ryan Faulkner" w:date="2017-04-25T16:19:00Z">
        <w:r w:rsidR="00D579DB">
          <w:rPr>
            <w:lang w:val="en-GB"/>
          </w:rPr>
          <w:t>. The</w:t>
        </w:r>
        <w:r w:rsidR="009A0A35" w:rsidRPr="009A0A35">
          <w:rPr>
            <w:lang w:val="en-GB"/>
          </w:rPr>
          <w:t xml:space="preserve"> data </w:t>
        </w:r>
      </w:ins>
      <w:ins w:id="86" w:author="Ryan Faulkner" w:date="2017-04-25T16:40:00Z">
        <w:r w:rsidR="00D579DB">
          <w:rPr>
            <w:lang w:val="en-GB"/>
          </w:rPr>
          <w:t>made available by the tool can</w:t>
        </w:r>
      </w:ins>
      <w:ins w:id="87" w:author="Ryan Faulkner" w:date="2017-04-25T16:19:00Z">
        <w:r w:rsidR="009A0A35" w:rsidRPr="009A0A35">
          <w:rPr>
            <w:lang w:val="en-GB"/>
          </w:rPr>
          <w:t xml:space="preserve"> be</w:t>
        </w:r>
      </w:ins>
      <w:ins w:id="88" w:author="Ryan Faulkner" w:date="2017-04-25T16:40:00Z">
        <w:r w:rsidR="00D579DB">
          <w:rPr>
            <w:lang w:val="en-GB"/>
          </w:rPr>
          <w:t xml:space="preserve"> highly</w:t>
        </w:r>
      </w:ins>
      <w:ins w:id="89" w:author="Ryan Faulkner" w:date="2017-04-25T16:19:00Z">
        <w:r w:rsidR="009A0A35" w:rsidRPr="009A0A35">
          <w:rPr>
            <w:lang w:val="en-GB"/>
          </w:rPr>
          <w:t xml:space="preserve"> valuable in tracking progress towards </w:t>
        </w:r>
      </w:ins>
      <w:ins w:id="90" w:author="Ryan Faulkner" w:date="2017-04-25T16:58:00Z">
        <w:r w:rsidR="006F41D5" w:rsidRPr="004E4159">
          <w:rPr>
            <w:lang w:val="en-GB"/>
          </w:rPr>
          <w:t>defined objectives and vision</w:t>
        </w:r>
      </w:ins>
      <w:ins w:id="91" w:author="Ryan Faulkner" w:date="2017-04-26T12:25:00Z">
        <w:r w:rsidR="00CF722E">
          <w:rPr>
            <w:lang w:val="en-GB"/>
          </w:rPr>
          <w:t>,</w:t>
        </w:r>
      </w:ins>
      <w:ins w:id="92" w:author="Ryan Faulkner" w:date="2017-04-25T16:58:00Z">
        <w:r w:rsidR="006F41D5" w:rsidRPr="004E4159">
          <w:rPr>
            <w:lang w:val="en-GB"/>
          </w:rPr>
          <w:t xml:space="preserve"> </w:t>
        </w:r>
      </w:ins>
      <w:ins w:id="93" w:author="Ryan Faulkner" w:date="2017-04-26T12:25:00Z">
        <w:r w:rsidR="00CF722E" w:rsidRPr="004E4159">
          <w:rPr>
            <w:lang w:val="en-GB"/>
          </w:rPr>
          <w:t>and</w:t>
        </w:r>
        <w:r w:rsidR="00CF722E">
          <w:rPr>
            <w:lang w:val="en-GB"/>
          </w:rPr>
          <w:t xml:space="preserve"> to</w:t>
        </w:r>
      </w:ins>
      <w:ins w:id="94" w:author="Ryan Faulkner" w:date="2017-04-25T16:58:00Z">
        <w:r w:rsidR="006F41D5" w:rsidRPr="004E4159">
          <w:rPr>
            <w:lang w:val="en-GB"/>
          </w:rPr>
          <w:t xml:space="preserve"> in</w:t>
        </w:r>
        <w:r w:rsidR="006F41D5">
          <w:rPr>
            <w:lang w:val="en-GB"/>
          </w:rPr>
          <w:t>form the RIS3 update process.</w:t>
        </w:r>
      </w:ins>
    </w:p>
    <w:p w14:paraId="44793088" w14:textId="77777777" w:rsidR="006F41D5" w:rsidRDefault="006F41D5">
      <w:pPr>
        <w:jc w:val="both"/>
        <w:rPr>
          <w:ins w:id="95" w:author="Ryan Faulkner" w:date="2017-04-25T16:58:00Z"/>
          <w:lang w:val="en-GB"/>
        </w:rPr>
        <w:pPrChange w:id="96" w:author="Ryan Faulkner" w:date="2017-04-26T12:25:00Z">
          <w:pPr/>
        </w:pPrChange>
      </w:pPr>
    </w:p>
    <w:p w14:paraId="4B916EE4" w14:textId="4AFC923E" w:rsidR="001453A4" w:rsidRDefault="001453A4">
      <w:pPr>
        <w:rPr>
          <w:lang w:val="en-US"/>
        </w:rPr>
      </w:pPr>
      <w:r>
        <w:rPr>
          <w:lang w:val="en-US"/>
        </w:rPr>
        <w:t xml:space="preserve">Figure 1 provides </w:t>
      </w:r>
      <w:r w:rsidR="00976069">
        <w:rPr>
          <w:lang w:val="en-US"/>
        </w:rPr>
        <w:t>the rationale behind this ONLINE</w:t>
      </w:r>
      <w:r w:rsidR="007712F1">
        <w:rPr>
          <w:lang w:val="en-US"/>
        </w:rPr>
        <w:t xml:space="preserve"> S3</w:t>
      </w:r>
      <w:r w:rsidR="00976069">
        <w:rPr>
          <w:lang w:val="en-US"/>
        </w:rPr>
        <w:t>’s application</w:t>
      </w:r>
      <w:r>
        <w:rPr>
          <w:lang w:val="en-US"/>
        </w:rPr>
        <w:t xml:space="preserve">. </w:t>
      </w:r>
    </w:p>
    <w:p w14:paraId="2558096E" w14:textId="77777777" w:rsidR="001453A4" w:rsidRDefault="001453A4" w:rsidP="001453A4">
      <w:pPr>
        <w:pStyle w:val="Caption"/>
        <w:jc w:val="center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C33BBE8" wp14:editId="1FEB104F">
            <wp:extent cx="5073650" cy="1403350"/>
            <wp:effectExtent l="0" t="0" r="12700" b="0"/>
            <wp:docPr id="11" name="Diagram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43C1CDC3" w14:textId="77777777" w:rsidR="004E4159" w:rsidRDefault="001453A4" w:rsidP="001453A4">
      <w:pPr>
        <w:pStyle w:val="Caption"/>
        <w:jc w:val="center"/>
        <w:rPr>
          <w:ins w:id="97" w:author="Ryan Faulkner" w:date="2017-04-25T15:49:00Z"/>
          <w:lang w:val="en-GB"/>
        </w:rPr>
      </w:pPr>
      <w:bookmarkStart w:id="98" w:name="_Toc466317074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Pr="001453A4">
        <w:rPr>
          <w:noProof/>
          <w:lang w:val="en-GB"/>
        </w:rPr>
        <w:t>1</w:t>
      </w:r>
      <w:r>
        <w:fldChar w:fldCharType="end"/>
      </w:r>
      <w:r w:rsidRPr="001453A4">
        <w:rPr>
          <w:lang w:val="en-GB"/>
        </w:rPr>
        <w:t xml:space="preserve"> </w:t>
      </w:r>
      <w:r w:rsidR="00976069">
        <w:rPr>
          <w:lang w:val="en-GB"/>
        </w:rPr>
        <w:t xml:space="preserve">Rational behind this </w:t>
      </w:r>
      <w:r w:rsidRPr="001453A4">
        <w:rPr>
          <w:lang w:val="en-GB"/>
        </w:rPr>
        <w:t xml:space="preserve">ONLINE S3 </w:t>
      </w:r>
      <w:r w:rsidR="00976069">
        <w:rPr>
          <w:lang w:val="en-GB"/>
        </w:rPr>
        <w:t>application</w:t>
      </w:r>
      <w:bookmarkEnd w:id="98"/>
      <w:r w:rsidR="00976069">
        <w:rPr>
          <w:lang w:val="en-GB"/>
        </w:rPr>
        <w:t xml:space="preserve"> </w:t>
      </w:r>
    </w:p>
    <w:p w14:paraId="3D6E8A51" w14:textId="14C34331" w:rsidR="001453A4" w:rsidDel="00540253" w:rsidRDefault="001453A4">
      <w:pPr>
        <w:rPr>
          <w:del w:id="99" w:author="Ryan Faulkner" w:date="2017-04-25T16:57:00Z"/>
          <w:lang w:val="en-GB"/>
        </w:rPr>
        <w:pPrChange w:id="100" w:author="Ryan Faulkner" w:date="2017-04-26T12:25:00Z">
          <w:pPr>
            <w:pStyle w:val="Caption"/>
            <w:jc w:val="center"/>
          </w:pPr>
        </w:pPrChange>
      </w:pPr>
      <w:del w:id="101" w:author="Ryan Faulkner" w:date="2017-04-25T15:49:00Z">
        <w:r w:rsidRPr="001453A4" w:rsidDel="004E4159">
          <w:rPr>
            <w:lang w:val="en-GB"/>
          </w:rPr>
          <w:delText xml:space="preserve"> </w:delText>
        </w:r>
      </w:del>
    </w:p>
    <w:p w14:paraId="54BD1898" w14:textId="77777777" w:rsidR="0005256F" w:rsidRDefault="0005256F">
      <w:pPr>
        <w:pStyle w:val="Caption"/>
        <w:rPr>
          <w:lang w:val="en-US"/>
        </w:rPr>
        <w:pPrChange w:id="102" w:author="Ryan Faulkner" w:date="2017-04-26T12:25:00Z">
          <w:pPr>
            <w:pStyle w:val="Caption"/>
            <w:jc w:val="center"/>
          </w:pPr>
        </w:pPrChange>
      </w:pPr>
      <w:r>
        <w:rPr>
          <w:lang w:val="en-US"/>
        </w:rPr>
        <w:br w:type="page"/>
      </w:r>
    </w:p>
    <w:p w14:paraId="756570E2" w14:textId="01EA0554" w:rsidR="00A77B95" w:rsidRPr="00EA57C0" w:rsidRDefault="002C5842" w:rsidP="00EA57C0">
      <w:pPr>
        <w:pStyle w:val="Heading2"/>
        <w:rPr>
          <w:lang w:val="en-GB"/>
        </w:rPr>
      </w:pPr>
      <w:bookmarkStart w:id="103" w:name="_Toc466317146"/>
      <w:r>
        <w:rPr>
          <w:lang w:val="en-GB"/>
        </w:rPr>
        <w:lastRenderedPageBreak/>
        <w:t>D</w:t>
      </w:r>
      <w:r w:rsidR="00A77B95" w:rsidRPr="00EA57C0">
        <w:rPr>
          <w:lang w:val="en-GB"/>
        </w:rPr>
        <w:t>escription</w:t>
      </w:r>
      <w:r w:rsidR="00A669BD">
        <w:rPr>
          <w:lang w:val="en-GB"/>
        </w:rPr>
        <w:t xml:space="preserve"> of the application</w:t>
      </w:r>
      <w:bookmarkEnd w:id="103"/>
    </w:p>
    <w:p w14:paraId="4FA87CFF" w14:textId="77777777" w:rsidR="001364C4" w:rsidRPr="00167666" w:rsidRDefault="001364C4" w:rsidP="00511CD0">
      <w:pPr>
        <w:rPr>
          <w:lang w:val="en-GB"/>
          <w:rPrChange w:id="104" w:author="Ryan Faulkner" w:date="2017-04-25T17:04:00Z">
            <w:rPr>
              <w:color w:val="FF0000"/>
              <w:lang w:val="en-GB"/>
            </w:rPr>
          </w:rPrChange>
        </w:rPr>
      </w:pPr>
    </w:p>
    <w:p w14:paraId="1DF5417B" w14:textId="764E4FCD" w:rsidR="007712F1" w:rsidRPr="00167666" w:rsidDel="00167666" w:rsidRDefault="00CF722E" w:rsidP="007712F1">
      <w:pPr>
        <w:jc w:val="both"/>
        <w:rPr>
          <w:del w:id="105" w:author="Ryan Faulkner" w:date="2017-04-25T17:04:00Z"/>
          <w:lang w:val="en-GB"/>
          <w:rPrChange w:id="106" w:author="Ryan Faulkner" w:date="2017-04-25T17:04:00Z">
            <w:rPr>
              <w:del w:id="107" w:author="Ryan Faulkner" w:date="2017-04-25T17:04:00Z"/>
              <w:color w:val="FF0000"/>
              <w:lang w:val="en-GB"/>
            </w:rPr>
          </w:rPrChange>
        </w:rPr>
      </w:pPr>
      <w:ins w:id="108" w:author="Ryan Faulkner" w:date="2017-04-26T12:26:00Z">
        <w:r>
          <w:rPr>
            <w:lang w:val="en-GB"/>
          </w:rPr>
          <w:t xml:space="preserve">The </w:t>
        </w:r>
      </w:ins>
      <w:ins w:id="109" w:author="Ryan Faulkner" w:date="2017-04-25T17:04:00Z">
        <w:r w:rsidR="00167666" w:rsidRPr="00167666">
          <w:rPr>
            <w:lang w:val="en-GB"/>
            <w:rPrChange w:id="110" w:author="Ryan Faulkner" w:date="2017-04-25T17:04:00Z">
              <w:rPr>
                <w:color w:val="FF0000"/>
                <w:lang w:val="en-GB"/>
              </w:rPr>
            </w:rPrChange>
          </w:rPr>
          <w:t xml:space="preserve">RIS3 </w:t>
        </w:r>
      </w:ins>
      <w:del w:id="111" w:author="Ryan Faulkner" w:date="2017-04-25T17:04:00Z">
        <w:r w:rsidR="00511CD0" w:rsidRPr="00167666" w:rsidDel="00167666">
          <w:rPr>
            <w:lang w:val="en-GB"/>
            <w:rPrChange w:id="112" w:author="Ryan Faulkner" w:date="2017-04-25T17:04:00Z">
              <w:rPr>
                <w:color w:val="FF0000"/>
                <w:lang w:val="en-GB"/>
              </w:rPr>
            </w:rPrChange>
          </w:rPr>
          <w:delText xml:space="preserve">Please implement the summary of </w:delText>
        </w:r>
        <w:r w:rsidR="00473FBB" w:rsidRPr="00167666" w:rsidDel="00167666">
          <w:rPr>
            <w:lang w:val="en-GB"/>
            <w:rPrChange w:id="113" w:author="Ryan Faulkner" w:date="2017-04-25T17:04:00Z">
              <w:rPr>
                <w:color w:val="FF0000"/>
                <w:lang w:val="en-GB"/>
              </w:rPr>
            </w:rPrChange>
          </w:rPr>
          <w:delText>the central outcome</w:delText>
        </w:r>
        <w:r w:rsidR="00CA23F9" w:rsidRPr="00167666" w:rsidDel="00167666">
          <w:rPr>
            <w:lang w:val="en-GB"/>
            <w:rPrChange w:id="114" w:author="Ryan Faulkner" w:date="2017-04-25T17:04:00Z">
              <w:rPr>
                <w:color w:val="FF0000"/>
                <w:lang w:val="en-GB"/>
              </w:rPr>
            </w:rPrChange>
          </w:rPr>
          <w:delText>s from WP1-WP4</w:delText>
        </w:r>
        <w:r w:rsidR="00473FBB" w:rsidRPr="00167666" w:rsidDel="00167666">
          <w:rPr>
            <w:lang w:val="en-GB"/>
            <w:rPrChange w:id="115" w:author="Ryan Faulkner" w:date="2017-04-25T17:04:00Z">
              <w:rPr>
                <w:color w:val="FF0000"/>
                <w:lang w:val="en-GB"/>
              </w:rPr>
            </w:rPrChange>
          </w:rPr>
          <w:delText xml:space="preserve"> </w:delText>
        </w:r>
        <w:r w:rsidR="00CA23F9" w:rsidRPr="00167666" w:rsidDel="00167666">
          <w:rPr>
            <w:lang w:val="en-GB"/>
            <w:rPrChange w:id="116" w:author="Ryan Faulkner" w:date="2017-04-25T17:04:00Z">
              <w:rPr>
                <w:color w:val="FF0000"/>
                <w:lang w:val="en-GB"/>
              </w:rPr>
            </w:rPrChange>
          </w:rPr>
          <w:delText>relevant</w:delText>
        </w:r>
        <w:r w:rsidR="00511CD0" w:rsidRPr="00167666" w:rsidDel="00167666">
          <w:rPr>
            <w:lang w:val="en-GB"/>
            <w:rPrChange w:id="117" w:author="Ryan Faulkner" w:date="2017-04-25T17:04:00Z">
              <w:rPr>
                <w:color w:val="FF0000"/>
                <w:lang w:val="en-GB"/>
              </w:rPr>
            </w:rPrChange>
          </w:rPr>
          <w:delText xml:space="preserve"> </w:delText>
        </w:r>
        <w:r w:rsidR="00D8326A" w:rsidRPr="00167666" w:rsidDel="00167666">
          <w:rPr>
            <w:lang w:val="en-GB"/>
            <w:rPrChange w:id="118" w:author="Ryan Faulkner" w:date="2017-04-25T17:04:00Z">
              <w:rPr>
                <w:color w:val="FF0000"/>
                <w:lang w:val="en-GB"/>
              </w:rPr>
            </w:rPrChange>
          </w:rPr>
          <w:delText>for this tool/method</w:delText>
        </w:r>
        <w:r w:rsidR="00473FBB" w:rsidRPr="00167666" w:rsidDel="00167666">
          <w:rPr>
            <w:lang w:val="en-GB"/>
            <w:rPrChange w:id="119" w:author="Ryan Faulkner" w:date="2017-04-25T17:04:00Z">
              <w:rPr>
                <w:color w:val="FF0000"/>
                <w:lang w:val="en-GB"/>
              </w:rPr>
            </w:rPrChange>
          </w:rPr>
          <w:delText xml:space="preserve">. </w:delText>
        </w:r>
        <w:r w:rsidR="00D8326A" w:rsidRPr="00167666" w:rsidDel="00167666">
          <w:rPr>
            <w:lang w:val="en-GB"/>
            <w:rPrChange w:id="120" w:author="Ryan Faulkner" w:date="2017-04-25T17:04:00Z">
              <w:rPr>
                <w:color w:val="FF0000"/>
                <w:lang w:val="en-GB"/>
              </w:rPr>
            </w:rPrChange>
          </w:rPr>
          <w:delText xml:space="preserve">Try to be focused and summarize it on </w:delText>
        </w:r>
        <w:r w:rsidR="00D8326A" w:rsidRPr="00167666" w:rsidDel="00167666">
          <w:rPr>
            <w:b/>
            <w:u w:val="single"/>
            <w:lang w:val="en-GB"/>
            <w:rPrChange w:id="121" w:author="Ryan Faulkner" w:date="2017-04-25T17:04:00Z">
              <w:rPr>
                <w:b/>
                <w:color w:val="FF0000"/>
                <w:u w:val="single"/>
                <w:lang w:val="en-GB"/>
              </w:rPr>
            </w:rPrChange>
          </w:rPr>
          <w:delText>one page</w:delText>
        </w:r>
        <w:r w:rsidR="00D8326A" w:rsidRPr="00167666" w:rsidDel="00167666">
          <w:rPr>
            <w:lang w:val="en-GB"/>
            <w:rPrChange w:id="122" w:author="Ryan Faulkner" w:date="2017-04-25T17:04:00Z">
              <w:rPr>
                <w:color w:val="FF0000"/>
                <w:lang w:val="en-GB"/>
              </w:rPr>
            </w:rPrChange>
          </w:rPr>
          <w:delText xml:space="preserve"> referring to further details with links to online accessible documents.</w:delText>
        </w:r>
        <w:r w:rsidR="007712F1" w:rsidRPr="00167666" w:rsidDel="00167666">
          <w:rPr>
            <w:lang w:val="en-GB"/>
            <w:rPrChange w:id="123" w:author="Ryan Faulkner" w:date="2017-04-25T17:04:00Z">
              <w:rPr>
                <w:color w:val="FF0000"/>
                <w:lang w:val="en-GB"/>
              </w:rPr>
            </w:rPrChange>
          </w:rPr>
          <w:delText xml:space="preserve"> Please keep in mind that this document should not only support our pilots but should also act as a reference point for future users of this tool not familiar with ONLINE S3.</w:delText>
        </w:r>
      </w:del>
    </w:p>
    <w:p w14:paraId="626D5123" w14:textId="272A3042" w:rsidR="00540253" w:rsidRPr="00CA66F9" w:rsidRDefault="00540253" w:rsidP="00540253">
      <w:pPr>
        <w:jc w:val="both"/>
        <w:rPr>
          <w:ins w:id="124" w:author="Ryan Faulkner" w:date="2017-04-25T16:57:00Z"/>
          <w:i/>
          <w:lang w:val="en-GB"/>
          <w:rPrChange w:id="125" w:author="Ryan Faulkner" w:date="2017-04-26T12:39:00Z">
            <w:rPr>
              <w:ins w:id="126" w:author="Ryan Faulkner" w:date="2017-04-25T16:57:00Z"/>
              <w:lang w:val="en-GB"/>
            </w:rPr>
          </w:rPrChange>
        </w:rPr>
      </w:pPr>
      <w:ins w:id="127" w:author="Ryan Faulkner" w:date="2017-04-25T16:57:00Z">
        <w:r w:rsidRPr="00167666">
          <w:rPr>
            <w:lang w:val="en-GB"/>
          </w:rPr>
          <w:t>O</w:t>
        </w:r>
      </w:ins>
      <w:ins w:id="128" w:author="Ryan Faulkner" w:date="2017-04-26T12:26:00Z">
        <w:r w:rsidR="00CF722E">
          <w:rPr>
            <w:lang w:val="en-GB"/>
          </w:rPr>
          <w:t>pen</w:t>
        </w:r>
      </w:ins>
      <w:ins w:id="129" w:author="Ryan Faulkner" w:date="2017-04-25T16:57:00Z">
        <w:r w:rsidRPr="004E4159">
          <w:rPr>
            <w:lang w:val="en-GB"/>
          </w:rPr>
          <w:t xml:space="preserve"> </w:t>
        </w:r>
      </w:ins>
      <w:ins w:id="130" w:author="Ryan Faulkner" w:date="2017-04-26T12:26:00Z">
        <w:r w:rsidR="00CF722E">
          <w:rPr>
            <w:lang w:val="en-GB"/>
          </w:rPr>
          <w:t>D</w:t>
        </w:r>
      </w:ins>
      <w:ins w:id="131" w:author="Ryan Faulkner" w:date="2017-04-25T16:57:00Z">
        <w:r w:rsidRPr="004E4159">
          <w:rPr>
            <w:lang w:val="en-GB"/>
          </w:rPr>
          <w:t xml:space="preserve">ata </w:t>
        </w:r>
      </w:ins>
      <w:ins w:id="132" w:author="Ryan Faulkner" w:date="2017-04-26T12:26:00Z">
        <w:r w:rsidR="00CF722E">
          <w:rPr>
            <w:lang w:val="en-GB"/>
          </w:rPr>
          <w:t>T</w:t>
        </w:r>
      </w:ins>
      <w:ins w:id="133" w:author="Ryan Faulkner" w:date="2017-04-25T16:57:00Z">
        <w:r w:rsidRPr="004E4159">
          <w:rPr>
            <w:lang w:val="en-GB"/>
          </w:rPr>
          <w:t>ool i</w:t>
        </w:r>
      </w:ins>
      <w:ins w:id="134" w:author="Ryan Faulkner" w:date="2017-04-26T12:26:00Z">
        <w:r w:rsidR="00CF722E">
          <w:rPr>
            <w:lang w:val="en-GB"/>
          </w:rPr>
          <w:t xml:space="preserve">s a </w:t>
        </w:r>
      </w:ins>
      <w:ins w:id="135" w:author="Ryan Faulkner" w:date="2017-04-25T16:57:00Z">
        <w:r w:rsidR="00CF722E">
          <w:rPr>
            <w:lang w:val="en-GB"/>
          </w:rPr>
          <w:t xml:space="preserve">form of </w:t>
        </w:r>
        <w:r w:rsidRPr="004E4159">
          <w:rPr>
            <w:lang w:val="en-GB"/>
          </w:rPr>
          <w:t xml:space="preserve">data repository that allows for a </w:t>
        </w:r>
        <w:r w:rsidRPr="00422C38">
          <w:rPr>
            <w:b/>
            <w:lang w:val="en-GB"/>
            <w:rPrChange w:id="136" w:author="Ryan Faulkner" w:date="2017-04-26T15:08:00Z">
              <w:rPr>
                <w:lang w:val="en-GB"/>
              </w:rPr>
            </w:rPrChange>
          </w:rPr>
          <w:t>finely grained tracking of projects and initiatives</w:t>
        </w:r>
        <w:r w:rsidRPr="004E4159">
          <w:rPr>
            <w:lang w:val="en-GB"/>
          </w:rPr>
          <w:t xml:space="preserve"> implemented in each region with </w:t>
        </w:r>
        <w:r w:rsidRPr="00422C38">
          <w:rPr>
            <w:b/>
            <w:lang w:val="en-GB"/>
            <w:rPrChange w:id="137" w:author="Ryan Faulkner" w:date="2017-04-26T15:08:00Z">
              <w:rPr>
                <w:lang w:val="en-GB"/>
              </w:rPr>
            </w:rPrChange>
          </w:rPr>
          <w:t>link</w:t>
        </w:r>
      </w:ins>
      <w:ins w:id="138" w:author="Ryan Faulkner" w:date="2017-04-26T15:08:00Z">
        <w:r w:rsidR="00422C38" w:rsidRPr="00422C38">
          <w:rPr>
            <w:b/>
            <w:lang w:val="en-GB"/>
            <w:rPrChange w:id="139" w:author="Ryan Faulkner" w:date="2017-04-26T15:08:00Z">
              <w:rPr>
                <w:lang w:val="en-GB"/>
              </w:rPr>
            </w:rPrChange>
          </w:rPr>
          <w:t>s</w:t>
        </w:r>
      </w:ins>
      <w:ins w:id="140" w:author="Ryan Faulkner" w:date="2017-04-25T16:57:00Z">
        <w:r w:rsidRPr="00422C38">
          <w:rPr>
            <w:b/>
            <w:lang w:val="en-GB"/>
            <w:rPrChange w:id="141" w:author="Ryan Faulkner" w:date="2017-04-26T15:08:00Z">
              <w:rPr>
                <w:lang w:val="en-GB"/>
              </w:rPr>
            </w:rPrChange>
          </w:rPr>
          <w:t xml:space="preserve"> to respective S3 priorities</w:t>
        </w:r>
        <w:r w:rsidRPr="004E4159">
          <w:rPr>
            <w:lang w:val="en-GB"/>
          </w:rPr>
          <w:t xml:space="preserve">. Data </w:t>
        </w:r>
      </w:ins>
      <w:ins w:id="142" w:author="Ryan Faulkner" w:date="2017-04-25T16:59:00Z">
        <w:r w:rsidR="006F41D5">
          <w:rPr>
            <w:lang w:val="en-GB"/>
          </w:rPr>
          <w:t>is</w:t>
        </w:r>
      </w:ins>
      <w:ins w:id="143" w:author="Ryan Faulkner" w:date="2017-04-25T16:57:00Z">
        <w:r w:rsidR="00422C38">
          <w:rPr>
            <w:lang w:val="en-GB"/>
          </w:rPr>
          <w:t xml:space="preserve"> </w:t>
        </w:r>
        <w:r w:rsidRPr="004E4159">
          <w:rPr>
            <w:lang w:val="en-GB"/>
          </w:rPr>
          <w:t>mined using</w:t>
        </w:r>
      </w:ins>
      <w:ins w:id="144" w:author="Ryan Faulkner" w:date="2017-04-25T16:59:00Z">
        <w:r w:rsidR="006F41D5">
          <w:rPr>
            <w:lang w:val="en-GB"/>
          </w:rPr>
          <w:t xml:space="preserve"> an</w:t>
        </w:r>
      </w:ins>
      <w:ins w:id="145" w:author="Ryan Faulkner" w:date="2017-04-25T16:57:00Z">
        <w:r w:rsidRPr="004E4159">
          <w:rPr>
            <w:lang w:val="en-GB"/>
          </w:rPr>
          <w:t xml:space="preserve"> automated </w:t>
        </w:r>
      </w:ins>
      <w:ins w:id="146" w:author="Ryan Faulkner" w:date="2017-04-26T15:10:00Z">
        <w:r w:rsidR="00201493">
          <w:rPr>
            <w:lang w:val="en-GB"/>
          </w:rPr>
          <w:t xml:space="preserve">collection </w:t>
        </w:r>
      </w:ins>
      <w:ins w:id="147" w:author="Ryan Faulkner" w:date="2017-04-25T16:57:00Z">
        <w:r w:rsidRPr="004E4159">
          <w:rPr>
            <w:lang w:val="en-GB"/>
          </w:rPr>
          <w:t>system</w:t>
        </w:r>
      </w:ins>
      <w:ins w:id="148" w:author="Ryan Faulkner" w:date="2017-04-26T12:38:00Z">
        <w:r w:rsidR="00CA66F9">
          <w:rPr>
            <w:lang w:val="en-GB"/>
          </w:rPr>
          <w:t xml:space="preserve"> which</w:t>
        </w:r>
      </w:ins>
      <w:ins w:id="149" w:author="Ryan Faulkner" w:date="2017-04-25T16:57:00Z">
        <w:r w:rsidRPr="004E4159">
          <w:rPr>
            <w:lang w:val="en-GB"/>
          </w:rPr>
          <w:t xml:space="preserve"> </w:t>
        </w:r>
      </w:ins>
      <w:ins w:id="150" w:author="Ryan Faulkner" w:date="2017-04-26T12:27:00Z">
        <w:r w:rsidR="00CF722E">
          <w:rPr>
            <w:lang w:val="en-GB"/>
          </w:rPr>
          <w:t>mirror</w:t>
        </w:r>
      </w:ins>
      <w:ins w:id="151" w:author="Ryan Faulkner" w:date="2017-04-26T12:39:00Z">
        <w:r w:rsidR="00CA66F9">
          <w:rPr>
            <w:lang w:val="en-GB"/>
          </w:rPr>
          <w:t>s</w:t>
        </w:r>
      </w:ins>
      <w:ins w:id="152" w:author="Ryan Faulkner" w:date="2017-04-26T12:27:00Z">
        <w:r w:rsidR="00CF722E">
          <w:rPr>
            <w:lang w:val="en-GB"/>
          </w:rPr>
          <w:t xml:space="preserve"> the CORDIS</w:t>
        </w:r>
      </w:ins>
      <w:ins w:id="153" w:author="Ryan Faulkner" w:date="2017-04-26T12:51:00Z">
        <w:r w:rsidR="00DF563F">
          <w:rPr>
            <w:lang w:val="en-GB"/>
          </w:rPr>
          <w:t xml:space="preserve"> (Community Research and Development Information Service)</w:t>
        </w:r>
      </w:ins>
      <w:ins w:id="154" w:author="Ryan Faulkner" w:date="2017-04-26T12:27:00Z">
        <w:r w:rsidR="00CF722E">
          <w:rPr>
            <w:lang w:val="en-GB"/>
          </w:rPr>
          <w:t xml:space="preserve"> database</w:t>
        </w:r>
      </w:ins>
      <w:ins w:id="155" w:author="Ryan Faulkner" w:date="2017-04-26T13:00:00Z">
        <w:r w:rsidR="00732789">
          <w:rPr>
            <w:lang w:val="en-GB"/>
          </w:rPr>
          <w:t xml:space="preserve"> </w:t>
        </w:r>
      </w:ins>
      <w:customXmlInsRangeStart w:id="156" w:author="Ryan Faulkner" w:date="2017-04-26T13:02:00Z"/>
      <w:sdt>
        <w:sdtPr>
          <w:rPr>
            <w:lang w:val="en-GB"/>
          </w:rPr>
          <w:id w:val="2062906821"/>
          <w:citation/>
        </w:sdtPr>
        <w:sdtEndPr/>
        <w:sdtContent>
          <w:customXmlInsRangeEnd w:id="156"/>
          <w:ins w:id="157" w:author="Ryan Faulkner" w:date="2017-04-26T13:02:00Z">
            <w:r w:rsidR="00732789">
              <w:rPr>
                <w:lang w:val="en-GB"/>
              </w:rPr>
              <w:fldChar w:fldCharType="begin"/>
            </w:r>
            <w:r w:rsidR="00732789">
              <w:rPr>
                <w:lang w:val="en-GB"/>
              </w:rPr>
              <w:instrText xml:space="preserve"> CITATION EUP17 \l 2057 </w:instrText>
            </w:r>
          </w:ins>
          <w:r w:rsidR="00732789">
            <w:rPr>
              <w:lang w:val="en-GB"/>
            </w:rPr>
            <w:fldChar w:fldCharType="separate"/>
          </w:r>
          <w:ins w:id="158" w:author="Ryan Faulkner" w:date="2017-04-26T13:02:00Z">
            <w:r w:rsidR="00732789" w:rsidRPr="00732789">
              <w:rPr>
                <w:noProof/>
                <w:lang w:val="en-GB"/>
                <w:rPrChange w:id="159" w:author="Ryan Faulkner" w:date="2017-04-26T13:02:00Z">
                  <w:rPr/>
                </w:rPrChange>
              </w:rPr>
              <w:t>(EU Publications Office, 2017)</w:t>
            </w:r>
            <w:r w:rsidR="00732789">
              <w:rPr>
                <w:lang w:val="en-GB"/>
              </w:rPr>
              <w:fldChar w:fldCharType="end"/>
            </w:r>
          </w:ins>
          <w:customXmlInsRangeStart w:id="160" w:author="Ryan Faulkner" w:date="2017-04-26T13:02:00Z"/>
        </w:sdtContent>
      </w:sdt>
      <w:customXmlInsRangeEnd w:id="160"/>
      <w:ins w:id="161" w:author="Ryan Faulkner" w:date="2017-04-26T12:27:00Z">
        <w:r w:rsidR="00422C38">
          <w:rPr>
            <w:lang w:val="en-GB"/>
          </w:rPr>
          <w:t xml:space="preserve"> along with additional</w:t>
        </w:r>
        <w:r w:rsidR="00CF722E">
          <w:rPr>
            <w:lang w:val="en-GB"/>
          </w:rPr>
          <w:t xml:space="preserve"> information extracted from project and coordinator websites</w:t>
        </w:r>
      </w:ins>
      <w:ins w:id="162" w:author="Ryan Faulkner" w:date="2017-04-25T17:00:00Z">
        <w:r w:rsidR="006F41D5">
          <w:rPr>
            <w:lang w:val="en-GB"/>
          </w:rPr>
          <w:t>.</w:t>
        </w:r>
      </w:ins>
    </w:p>
    <w:p w14:paraId="00D6A804" w14:textId="381FA71A" w:rsidR="00CA66F9" w:rsidRDefault="00CA66F9" w:rsidP="00D8326A">
      <w:pPr>
        <w:jc w:val="both"/>
        <w:rPr>
          <w:ins w:id="163" w:author="Ryan Faulkner" w:date="2017-04-26T12:33:00Z"/>
          <w:i/>
          <w:lang w:val="en-GB"/>
        </w:rPr>
      </w:pPr>
      <w:ins w:id="164" w:author="Ryan Faulkner" w:date="2017-04-26T12:38:00Z">
        <w:r>
          <w:rPr>
            <w:lang w:val="en-GB"/>
          </w:rPr>
          <w:t>An</w:t>
        </w:r>
      </w:ins>
      <w:ins w:id="165" w:author="Ryan Faulkner" w:date="2017-04-25T16:57:00Z">
        <w:r w:rsidR="00540253" w:rsidRPr="00053EEA">
          <w:rPr>
            <w:lang w:val="en-GB"/>
          </w:rPr>
          <w:t xml:space="preserve"> Open Data Platform</w:t>
        </w:r>
      </w:ins>
      <w:ins w:id="166" w:author="Ryan Faulkner" w:date="2017-04-26T12:30:00Z">
        <w:r w:rsidR="00053EEA">
          <w:rPr>
            <w:lang w:val="en-GB"/>
          </w:rPr>
          <w:t xml:space="preserve"> (ODP)</w:t>
        </w:r>
      </w:ins>
      <w:ins w:id="167" w:author="Ryan Faulkner" w:date="2017-04-26T12:38:00Z">
        <w:r>
          <w:rPr>
            <w:lang w:val="en-GB"/>
          </w:rPr>
          <w:t xml:space="preserve"> backend</w:t>
        </w:r>
      </w:ins>
      <w:ins w:id="168" w:author="Ryan Faulkner" w:date="2017-04-26T12:40:00Z">
        <w:r>
          <w:rPr>
            <w:lang w:val="en-GB"/>
          </w:rPr>
          <w:t>, based on CKAN,</w:t>
        </w:r>
      </w:ins>
      <w:ins w:id="169" w:author="Ryan Faulkner" w:date="2017-04-26T12:38:00Z">
        <w:r>
          <w:rPr>
            <w:lang w:val="en-GB"/>
          </w:rPr>
          <w:t xml:space="preserve"> supports the tool. Together </w:t>
        </w:r>
      </w:ins>
      <w:ins w:id="170" w:author="Ryan Faulkner" w:date="2017-04-26T15:09:00Z">
        <w:r w:rsidR="00422C38">
          <w:rPr>
            <w:lang w:val="en-GB"/>
          </w:rPr>
          <w:t xml:space="preserve">the </w:t>
        </w:r>
      </w:ins>
      <w:ins w:id="171" w:author="Ryan Faulkner" w:date="2017-04-28T10:04:00Z">
        <w:r w:rsidR="00851B75">
          <w:rPr>
            <w:lang w:val="en-GB"/>
          </w:rPr>
          <w:t>ODP</w:t>
        </w:r>
        <w:r w:rsidR="00851B75">
          <w:rPr>
            <w:lang w:val="en-GB"/>
          </w:rPr>
          <w:t xml:space="preserve"> </w:t>
        </w:r>
      </w:ins>
      <w:ins w:id="172" w:author="Ryan Faulkner" w:date="2017-04-26T15:09:00Z">
        <w:r w:rsidR="00422C38">
          <w:rPr>
            <w:lang w:val="en-GB"/>
          </w:rPr>
          <w:t xml:space="preserve">and </w:t>
        </w:r>
      </w:ins>
      <w:ins w:id="173" w:author="Ryan Faulkner" w:date="2017-04-28T10:04:00Z">
        <w:r w:rsidR="00851B75">
          <w:rPr>
            <w:lang w:val="en-GB"/>
          </w:rPr>
          <w:t xml:space="preserve">Tool </w:t>
        </w:r>
      </w:ins>
      <w:ins w:id="174" w:author="Ryan Faulkner" w:date="2017-04-26T12:29:00Z">
        <w:r w:rsidR="00053EEA" w:rsidRPr="00053EEA">
          <w:rPr>
            <w:lang w:val="en-GB"/>
            <w:rPrChange w:id="175" w:author="Ryan Faulkner" w:date="2017-04-26T12:30:00Z">
              <w:rPr>
                <w:i/>
                <w:lang w:val="en-GB"/>
              </w:rPr>
            </w:rPrChange>
          </w:rPr>
          <w:t>operate</w:t>
        </w:r>
      </w:ins>
      <w:ins w:id="176" w:author="Ryan Faulkner" w:date="2017-04-26T12:28:00Z">
        <w:r w:rsidR="00053EEA" w:rsidRPr="00053EEA">
          <w:rPr>
            <w:lang w:val="en-GB"/>
            <w:rPrChange w:id="177" w:author="Ryan Faulkner" w:date="2017-04-26T12:30:00Z">
              <w:rPr>
                <w:i/>
                <w:lang w:val="en-GB"/>
              </w:rPr>
            </w:rPrChange>
          </w:rPr>
          <w:t xml:space="preserve"> </w:t>
        </w:r>
      </w:ins>
      <w:ins w:id="178" w:author="Ryan Faulkner" w:date="2017-04-25T16:57:00Z">
        <w:r w:rsidR="00540253" w:rsidRPr="00053EEA">
          <w:rPr>
            <w:lang w:val="en-GB"/>
          </w:rPr>
          <w:t>as a web</w:t>
        </w:r>
      </w:ins>
      <w:ins w:id="179" w:author="Ryan Faulkner" w:date="2017-04-26T12:28:00Z">
        <w:r w:rsidR="00053EEA" w:rsidRPr="00053EEA">
          <w:rPr>
            <w:lang w:val="en-GB"/>
            <w:rPrChange w:id="180" w:author="Ryan Faulkner" w:date="2017-04-26T12:30:00Z">
              <w:rPr>
                <w:i/>
                <w:lang w:val="en-GB"/>
              </w:rPr>
            </w:rPrChange>
          </w:rPr>
          <w:t xml:space="preserve"> directory of projects and organisation</w:t>
        </w:r>
      </w:ins>
      <w:ins w:id="181" w:author="Ryan Faulkner" w:date="2017-04-25T16:57:00Z">
        <w:r w:rsidR="00540253" w:rsidRPr="00053EEA">
          <w:rPr>
            <w:lang w:val="en-GB"/>
          </w:rPr>
          <w:t xml:space="preserve"> such that it enables </w:t>
        </w:r>
      </w:ins>
      <w:ins w:id="182" w:author="Ryan Faulkner" w:date="2017-04-26T12:29:00Z">
        <w:r w:rsidR="00053EEA" w:rsidRPr="00053EEA">
          <w:rPr>
            <w:lang w:val="en-GB"/>
            <w:rPrChange w:id="183" w:author="Ryan Faulkner" w:date="2017-04-26T12:30:00Z">
              <w:rPr>
                <w:i/>
                <w:lang w:val="en-GB"/>
              </w:rPr>
            </w:rPrChange>
          </w:rPr>
          <w:t xml:space="preserve">users to </w:t>
        </w:r>
        <w:r w:rsidR="00053EEA" w:rsidRPr="00422C38">
          <w:rPr>
            <w:b/>
            <w:lang w:val="en-GB"/>
            <w:rPrChange w:id="184" w:author="Ryan Faulkner" w:date="2017-04-26T15:10:00Z">
              <w:rPr>
                <w:i/>
                <w:lang w:val="en-GB"/>
              </w:rPr>
            </w:rPrChange>
          </w:rPr>
          <w:t xml:space="preserve">search for </w:t>
        </w:r>
      </w:ins>
      <w:ins w:id="185" w:author="Ryan Faulkner" w:date="2017-04-25T16:57:00Z">
        <w:r w:rsidR="00540253" w:rsidRPr="00422C38">
          <w:rPr>
            <w:b/>
            <w:lang w:val="en-GB"/>
            <w:rPrChange w:id="186" w:author="Ryan Faulkner" w:date="2017-04-26T15:10:00Z">
              <w:rPr>
                <w:lang w:val="en-GB"/>
              </w:rPr>
            </w:rPrChange>
          </w:rPr>
          <w:t xml:space="preserve">up-to-date </w:t>
        </w:r>
      </w:ins>
      <w:ins w:id="187" w:author="Ryan Faulkner" w:date="2017-04-26T12:29:00Z">
        <w:r w:rsidR="00053EEA" w:rsidRPr="00422C38">
          <w:rPr>
            <w:b/>
            <w:lang w:val="en-GB"/>
            <w:rPrChange w:id="188" w:author="Ryan Faulkner" w:date="2017-04-26T15:10:00Z">
              <w:rPr>
                <w:i/>
                <w:lang w:val="en-GB"/>
              </w:rPr>
            </w:rPrChange>
          </w:rPr>
          <w:t>information</w:t>
        </w:r>
      </w:ins>
      <w:ins w:id="189" w:author="Ryan Faulkner" w:date="2017-04-25T16:57:00Z">
        <w:r w:rsidR="00540253" w:rsidRPr="00422C38">
          <w:rPr>
            <w:b/>
            <w:lang w:val="en-GB"/>
            <w:rPrChange w:id="190" w:author="Ryan Faulkner" w:date="2017-04-26T15:10:00Z">
              <w:rPr>
                <w:lang w:val="en-GB"/>
              </w:rPr>
            </w:rPrChange>
          </w:rPr>
          <w:t xml:space="preserve"> </w:t>
        </w:r>
      </w:ins>
      <w:ins w:id="191" w:author="Ryan Faulkner" w:date="2017-04-26T15:10:00Z">
        <w:r w:rsidR="00422C38">
          <w:rPr>
            <w:b/>
            <w:lang w:val="en-GB"/>
          </w:rPr>
          <w:t>concerning</w:t>
        </w:r>
      </w:ins>
      <w:ins w:id="192" w:author="Ryan Faulkner" w:date="2017-04-25T16:57:00Z">
        <w:r w:rsidR="00540253" w:rsidRPr="00422C38">
          <w:rPr>
            <w:b/>
            <w:lang w:val="en-GB"/>
            <w:rPrChange w:id="193" w:author="Ryan Faulkner" w:date="2017-04-26T15:10:00Z">
              <w:rPr>
                <w:lang w:val="en-GB"/>
              </w:rPr>
            </w:rPrChange>
          </w:rPr>
          <w:t xml:space="preserve"> regional projects</w:t>
        </w:r>
        <w:r w:rsidR="00540253" w:rsidRPr="00053EEA">
          <w:rPr>
            <w:lang w:val="en-GB"/>
          </w:rPr>
          <w:t xml:space="preserve"> </w:t>
        </w:r>
        <w:r w:rsidR="00053EEA" w:rsidRPr="00053EEA">
          <w:rPr>
            <w:lang w:val="en-GB"/>
            <w:rPrChange w:id="194" w:author="Ryan Faulkner" w:date="2017-04-26T12:30:00Z">
              <w:rPr>
                <w:i/>
                <w:lang w:val="en-GB"/>
              </w:rPr>
            </w:rPrChange>
          </w:rPr>
          <w:t xml:space="preserve">including </w:t>
        </w:r>
      </w:ins>
      <w:ins w:id="195" w:author="Ryan Faulkner" w:date="2017-04-26T12:40:00Z">
        <w:r>
          <w:rPr>
            <w:lang w:val="en-GB"/>
          </w:rPr>
          <w:t xml:space="preserve">project </w:t>
        </w:r>
      </w:ins>
      <w:ins w:id="196" w:author="Ryan Faulkner" w:date="2017-04-25T16:57:00Z">
        <w:r w:rsidR="00053EEA" w:rsidRPr="00053EEA">
          <w:rPr>
            <w:lang w:val="en-GB"/>
            <w:rPrChange w:id="197" w:author="Ryan Faulkner" w:date="2017-04-26T12:30:00Z">
              <w:rPr>
                <w:i/>
                <w:lang w:val="en-GB"/>
              </w:rPr>
            </w:rPrChange>
          </w:rPr>
          <w:t>outcomes</w:t>
        </w:r>
        <w:r w:rsidR="00540253" w:rsidRPr="00053EEA">
          <w:rPr>
            <w:lang w:val="en-GB"/>
          </w:rPr>
          <w:t>.</w:t>
        </w:r>
        <w:r w:rsidR="00540253" w:rsidRPr="00167666">
          <w:rPr>
            <w:i/>
            <w:lang w:val="en-GB"/>
            <w:rPrChange w:id="198" w:author="Ryan Faulkner" w:date="2017-04-25T17:06:00Z">
              <w:rPr>
                <w:lang w:val="en-GB"/>
              </w:rPr>
            </w:rPrChange>
          </w:rPr>
          <w:t xml:space="preserve"> </w:t>
        </w:r>
      </w:ins>
    </w:p>
    <w:p w14:paraId="0C12944A" w14:textId="4C5DEA6D" w:rsidR="00511CD0" w:rsidRDefault="00540253" w:rsidP="00D8326A">
      <w:pPr>
        <w:jc w:val="both"/>
        <w:rPr>
          <w:ins w:id="199" w:author="Ryan Faulkner" w:date="2017-04-28T10:05:00Z"/>
          <w:lang w:val="en-GB"/>
        </w:rPr>
      </w:pPr>
      <w:ins w:id="200" w:author="Ryan Faulkner" w:date="2017-04-25T16:57:00Z">
        <w:r w:rsidRPr="00CA66F9">
          <w:rPr>
            <w:lang w:val="en-GB"/>
          </w:rPr>
          <w:t>The ODP ha</w:t>
        </w:r>
      </w:ins>
      <w:ins w:id="201" w:author="Ryan Faulkner" w:date="2017-04-26T12:32:00Z">
        <w:r w:rsidR="0021780F" w:rsidRPr="00CA66F9">
          <w:rPr>
            <w:lang w:val="en-GB"/>
            <w:rPrChange w:id="202" w:author="Ryan Faulkner" w:date="2017-04-26T12:33:00Z">
              <w:rPr>
                <w:i/>
                <w:lang w:val="en-GB"/>
              </w:rPr>
            </w:rPrChange>
          </w:rPr>
          <w:t>s</w:t>
        </w:r>
      </w:ins>
      <w:ins w:id="203" w:author="Ryan Faulkner" w:date="2017-04-25T16:57:00Z">
        <w:r w:rsidRPr="00CA66F9">
          <w:rPr>
            <w:lang w:val="en-GB"/>
          </w:rPr>
          <w:t xml:space="preserve"> full access</w:t>
        </w:r>
      </w:ins>
      <w:ins w:id="204" w:author="Ryan Faulkner" w:date="2017-04-26T15:11:00Z">
        <w:r w:rsidR="00201493">
          <w:rPr>
            <w:lang w:val="en-GB"/>
          </w:rPr>
          <w:t xml:space="preserve"> </w:t>
        </w:r>
      </w:ins>
      <w:ins w:id="205" w:author="Ryan Faulkner" w:date="2017-04-26T12:40:00Z">
        <w:r w:rsidR="00CA66F9">
          <w:rPr>
            <w:lang w:val="en-GB"/>
          </w:rPr>
          <w:t xml:space="preserve">to </w:t>
        </w:r>
      </w:ins>
      <w:ins w:id="206" w:author="Ryan Faulkner" w:date="2017-04-26T12:41:00Z">
        <w:r w:rsidR="00CA66F9">
          <w:rPr>
            <w:lang w:val="en-GB"/>
          </w:rPr>
          <w:t>publicly available</w:t>
        </w:r>
      </w:ins>
      <w:ins w:id="207" w:author="Ryan Faulkner" w:date="2017-04-26T12:40:00Z">
        <w:r w:rsidR="00CA66F9">
          <w:rPr>
            <w:lang w:val="en-GB"/>
          </w:rPr>
          <w:t xml:space="preserve"> data </w:t>
        </w:r>
      </w:ins>
      <w:ins w:id="208" w:author="Ryan Faulkner" w:date="2017-04-25T16:57:00Z">
        <w:r w:rsidRPr="00CA66F9">
          <w:rPr>
            <w:lang w:val="en-GB"/>
          </w:rPr>
          <w:t>through</w:t>
        </w:r>
      </w:ins>
      <w:ins w:id="209" w:author="Ryan Faulkner" w:date="2017-04-26T13:05:00Z">
        <w:r w:rsidR="00FE6264">
          <w:rPr>
            <w:lang w:val="en-GB"/>
          </w:rPr>
          <w:t xml:space="preserve"> the ODP </w:t>
        </w:r>
      </w:ins>
      <w:ins w:id="210" w:author="Ryan Faulkner" w:date="2017-04-25T16:57:00Z">
        <w:r w:rsidRPr="00CA66F9">
          <w:rPr>
            <w:lang w:val="en-GB"/>
          </w:rPr>
          <w:t>API (</w:t>
        </w:r>
      </w:ins>
      <w:ins w:id="211" w:author="Ryan Faulkner" w:date="2017-04-26T12:32:00Z">
        <w:r w:rsidR="0021780F" w:rsidRPr="00CA66F9">
          <w:rPr>
            <w:lang w:val="en-GB"/>
            <w:rPrChange w:id="212" w:author="Ryan Faulkner" w:date="2017-04-26T12:33:00Z">
              <w:rPr>
                <w:i/>
                <w:lang w:val="en-GB"/>
              </w:rPr>
            </w:rPrChange>
          </w:rPr>
          <w:t>A</w:t>
        </w:r>
      </w:ins>
      <w:ins w:id="213" w:author="Ryan Faulkner" w:date="2017-04-25T16:57:00Z">
        <w:r w:rsidRPr="00CA66F9">
          <w:rPr>
            <w:lang w:val="en-GB"/>
          </w:rPr>
          <w:t xml:space="preserve">pplication </w:t>
        </w:r>
      </w:ins>
      <w:ins w:id="214" w:author="Ryan Faulkner" w:date="2017-04-26T12:32:00Z">
        <w:r w:rsidR="0021780F" w:rsidRPr="00CA66F9">
          <w:rPr>
            <w:lang w:val="en-GB"/>
            <w:rPrChange w:id="215" w:author="Ryan Faulkner" w:date="2017-04-26T12:33:00Z">
              <w:rPr>
                <w:i/>
                <w:lang w:val="en-GB"/>
              </w:rPr>
            </w:rPrChange>
          </w:rPr>
          <w:t>P</w:t>
        </w:r>
      </w:ins>
      <w:ins w:id="216" w:author="Ryan Faulkner" w:date="2017-04-25T16:57:00Z">
        <w:r w:rsidRPr="00CA66F9">
          <w:rPr>
            <w:lang w:val="en-GB"/>
          </w:rPr>
          <w:t xml:space="preserve">rogramming </w:t>
        </w:r>
      </w:ins>
      <w:ins w:id="217" w:author="Ryan Faulkner" w:date="2017-04-26T12:32:00Z">
        <w:r w:rsidR="0021780F" w:rsidRPr="00CA66F9">
          <w:rPr>
            <w:lang w:val="en-GB"/>
            <w:rPrChange w:id="218" w:author="Ryan Faulkner" w:date="2017-04-26T12:33:00Z">
              <w:rPr>
                <w:i/>
                <w:lang w:val="en-GB"/>
              </w:rPr>
            </w:rPrChange>
          </w:rPr>
          <w:t>I</w:t>
        </w:r>
      </w:ins>
      <w:ins w:id="219" w:author="Ryan Faulkner" w:date="2017-04-25T16:57:00Z">
        <w:r w:rsidRPr="00CA66F9">
          <w:rPr>
            <w:lang w:val="en-GB"/>
          </w:rPr>
          <w:t>nterface), which provide</w:t>
        </w:r>
      </w:ins>
      <w:ins w:id="220" w:author="Ryan Faulkner" w:date="2017-04-26T12:33:00Z">
        <w:r w:rsidR="0021780F" w:rsidRPr="00CA66F9">
          <w:rPr>
            <w:lang w:val="en-GB"/>
            <w:rPrChange w:id="221" w:author="Ryan Faulkner" w:date="2017-04-26T12:33:00Z">
              <w:rPr>
                <w:i/>
                <w:lang w:val="en-GB"/>
              </w:rPr>
            </w:rPrChange>
          </w:rPr>
          <w:t>s</w:t>
        </w:r>
      </w:ins>
      <w:ins w:id="222" w:author="Ryan Faulkner" w:date="2017-04-25T16:57:00Z">
        <w:r w:rsidRPr="00CA66F9">
          <w:rPr>
            <w:lang w:val="en-GB"/>
          </w:rPr>
          <w:t xml:space="preserve"> functions to access </w:t>
        </w:r>
      </w:ins>
      <w:ins w:id="223" w:author="Ryan Faulkner" w:date="2017-04-26T15:11:00Z">
        <w:r w:rsidR="00201493">
          <w:rPr>
            <w:lang w:val="en-GB"/>
          </w:rPr>
          <w:t>relevant data stored by the platform</w:t>
        </w:r>
      </w:ins>
      <w:ins w:id="224" w:author="Ryan Faulkner" w:date="2017-04-25T16:57:00Z">
        <w:r w:rsidRPr="00CA66F9">
          <w:rPr>
            <w:lang w:val="en-GB"/>
          </w:rPr>
          <w:t>, and allow</w:t>
        </w:r>
      </w:ins>
      <w:ins w:id="225" w:author="Ryan Faulkner" w:date="2017-04-26T12:33:00Z">
        <w:r w:rsidR="00CA66F9" w:rsidRPr="00CA66F9">
          <w:rPr>
            <w:lang w:val="en-GB"/>
            <w:rPrChange w:id="226" w:author="Ryan Faulkner" w:date="2017-04-26T12:33:00Z">
              <w:rPr>
                <w:i/>
                <w:lang w:val="en-GB"/>
              </w:rPr>
            </w:rPrChange>
          </w:rPr>
          <w:t>s</w:t>
        </w:r>
      </w:ins>
      <w:ins w:id="227" w:author="Ryan Faulkner" w:date="2017-04-25T16:57:00Z">
        <w:r w:rsidRPr="00CA66F9">
          <w:rPr>
            <w:lang w:val="en-GB"/>
          </w:rPr>
          <w:t xml:space="preserve"> the inclusion of both structured and unstructured </w:t>
        </w:r>
      </w:ins>
      <w:ins w:id="228" w:author="Ryan Faulkner" w:date="2017-04-26T15:12:00Z">
        <w:r w:rsidR="00201493">
          <w:rPr>
            <w:lang w:val="en-GB"/>
          </w:rPr>
          <w:t>content</w:t>
        </w:r>
      </w:ins>
      <w:ins w:id="229" w:author="Ryan Faulkner" w:date="2017-04-25T16:57:00Z">
        <w:r w:rsidRPr="00CA66F9">
          <w:rPr>
            <w:lang w:val="en-GB"/>
          </w:rPr>
          <w:t xml:space="preserve"> such as data that may be available through individual project websites and progress reports as well as results through RIS3 innovation maps (see the description of method 5.6).</w:t>
        </w:r>
      </w:ins>
    </w:p>
    <w:p w14:paraId="49F72B98" w14:textId="77777777" w:rsidR="00851B75" w:rsidRPr="00CA66F9" w:rsidRDefault="00851B75" w:rsidP="00D8326A">
      <w:pPr>
        <w:jc w:val="both"/>
        <w:rPr>
          <w:lang w:val="en-GB"/>
          <w:rPrChange w:id="230" w:author="Ryan Faulkner" w:date="2017-04-26T12:33:00Z">
            <w:rPr>
              <w:color w:val="FF0000"/>
              <w:lang w:val="en-GB"/>
            </w:rPr>
          </w:rPrChange>
        </w:rPr>
      </w:pPr>
    </w:p>
    <w:p w14:paraId="3FCF8824" w14:textId="0BFB567E" w:rsidR="00D8326A" w:rsidDel="00167666" w:rsidRDefault="00D8326A" w:rsidP="00D8326A">
      <w:pPr>
        <w:jc w:val="both"/>
        <w:rPr>
          <w:del w:id="231" w:author="Ryan Faulkner" w:date="2017-04-25T17:06:00Z"/>
          <w:color w:val="FF0000"/>
          <w:lang w:val="en-GB"/>
        </w:rPr>
      </w:pPr>
      <w:del w:id="232" w:author="Ryan Faulkner" w:date="2017-04-25T17:06:00Z">
        <w:r w:rsidDel="00167666">
          <w:rPr>
            <w:color w:val="FF0000"/>
            <w:lang w:val="en-GB"/>
          </w:rPr>
          <w:delText xml:space="preserve">Please summarize the </w:delText>
        </w:r>
        <w:r w:rsidRPr="0000607D" w:rsidDel="00167666">
          <w:rPr>
            <w:b/>
            <w:color w:val="FF0000"/>
            <w:lang w:val="en-GB"/>
          </w:rPr>
          <w:delText>key elements</w:delText>
        </w:r>
        <w:r w:rsidDel="00167666">
          <w:rPr>
            <w:color w:val="FF0000"/>
            <w:lang w:val="en-GB"/>
          </w:rPr>
          <w:delText xml:space="preserve"> for this tool/method with using the following smart art. </w:delText>
        </w:r>
      </w:del>
    </w:p>
    <w:p w14:paraId="17A6B2D3" w14:textId="5BE5449E" w:rsidR="00D8326A" w:rsidDel="00167666" w:rsidRDefault="00D8326A" w:rsidP="00D8326A">
      <w:pPr>
        <w:pStyle w:val="Caption"/>
        <w:jc w:val="center"/>
        <w:rPr>
          <w:del w:id="233" w:author="Ryan Faulkner" w:date="2017-04-25T17:06:00Z"/>
          <w:lang w:val="en-GB"/>
        </w:rPr>
      </w:pPr>
    </w:p>
    <w:p w14:paraId="71270677" w14:textId="77777777" w:rsidR="00D8326A" w:rsidRDefault="00D8326A" w:rsidP="00D8326A">
      <w:pPr>
        <w:pStyle w:val="Caption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6A439C4" wp14:editId="7739B932">
            <wp:extent cx="5486400" cy="3200400"/>
            <wp:effectExtent l="0" t="0" r="0" b="0"/>
            <wp:docPr id="17" name="Diagram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12FFDD1" w14:textId="4AD940C7" w:rsidR="00D8326A" w:rsidRDefault="00D8326A" w:rsidP="00D8326A">
      <w:pPr>
        <w:pStyle w:val="Caption"/>
        <w:jc w:val="center"/>
        <w:rPr>
          <w:lang w:val="en-GB"/>
        </w:rPr>
      </w:pPr>
      <w:bookmarkStart w:id="234" w:name="_Toc466317075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C465E3">
        <w:rPr>
          <w:noProof/>
          <w:lang w:val="en-GB"/>
        </w:rPr>
        <w:t>2</w:t>
      </w:r>
      <w:r>
        <w:fldChar w:fldCharType="end"/>
      </w:r>
      <w:r w:rsidRPr="001453A4">
        <w:rPr>
          <w:lang w:val="en-GB"/>
        </w:rPr>
        <w:t xml:space="preserve"> </w:t>
      </w:r>
      <w:r w:rsidR="00A669BD">
        <w:rPr>
          <w:lang w:val="en-GB"/>
        </w:rPr>
        <w:t xml:space="preserve">Overview of this </w:t>
      </w:r>
      <w:r w:rsidRPr="001453A4">
        <w:rPr>
          <w:lang w:val="en-GB"/>
        </w:rPr>
        <w:t xml:space="preserve">ONLINE S3 </w:t>
      </w:r>
      <w:r w:rsidR="00A669BD">
        <w:rPr>
          <w:lang w:val="en-GB"/>
        </w:rPr>
        <w:t>application</w:t>
      </w:r>
      <w:bookmarkEnd w:id="234"/>
    </w:p>
    <w:p w14:paraId="2928F4B2" w14:textId="77777777" w:rsidR="00D8326A" w:rsidRDefault="00D8326A">
      <w:pPr>
        <w:rPr>
          <w:rFonts w:asciiTheme="majorHAnsi" w:eastAsiaTheme="majorEastAsia" w:hAnsiTheme="majorHAnsi" w:cstheme="majorBidi"/>
          <w:b/>
          <w:sz w:val="24"/>
          <w:szCs w:val="24"/>
          <w:lang w:val="en-GB"/>
        </w:rPr>
      </w:pPr>
      <w:r>
        <w:rPr>
          <w:b/>
          <w:lang w:val="en-GB"/>
        </w:rPr>
        <w:br w:type="page"/>
      </w:r>
    </w:p>
    <w:p w14:paraId="43D1E708" w14:textId="0F403237" w:rsidR="001453A4" w:rsidDel="00851B75" w:rsidRDefault="001453A4">
      <w:pPr>
        <w:rPr>
          <w:del w:id="235" w:author="Ryan Faulkner" w:date="2017-04-28T10:05:00Z"/>
          <w:caps/>
          <w:color w:val="000000"/>
          <w:spacing w:val="15"/>
          <w:lang w:val="en-GB"/>
        </w:rPr>
      </w:pPr>
    </w:p>
    <w:p w14:paraId="66990754" w14:textId="77777777" w:rsidR="00A77B95" w:rsidRPr="00EA57C0" w:rsidRDefault="00EA57C0" w:rsidP="00EA57C0">
      <w:pPr>
        <w:pStyle w:val="Heading2"/>
        <w:rPr>
          <w:lang w:val="en-GB"/>
        </w:rPr>
      </w:pPr>
      <w:bookmarkStart w:id="236" w:name="_Toc466317147"/>
      <w:r w:rsidRPr="00EA57C0">
        <w:rPr>
          <w:lang w:val="en-GB"/>
        </w:rPr>
        <w:t xml:space="preserve">Benefits to </w:t>
      </w:r>
      <w:r w:rsidR="00511CD0" w:rsidRPr="00EA57C0">
        <w:rPr>
          <w:lang w:val="en-GB"/>
        </w:rPr>
        <w:t>key actors and stakeholders</w:t>
      </w:r>
      <w:bookmarkEnd w:id="236"/>
    </w:p>
    <w:p w14:paraId="17BB1129" w14:textId="77777777" w:rsidR="00D8326A" w:rsidRDefault="00D8326A" w:rsidP="00D8326A">
      <w:pPr>
        <w:pStyle w:val="Heading3"/>
        <w:rPr>
          <w:rFonts w:asciiTheme="minorHAnsi" w:hAnsiTheme="minorHAnsi"/>
          <w:color w:val="000000" w:themeColor="text1"/>
          <w:lang w:val="en-GB"/>
        </w:rPr>
      </w:pPr>
    </w:p>
    <w:p w14:paraId="22C03959" w14:textId="0F53B050" w:rsidR="003E33A1" w:rsidDel="007F714F" w:rsidRDefault="001453A4" w:rsidP="003E33A1">
      <w:pPr>
        <w:jc w:val="both"/>
        <w:rPr>
          <w:del w:id="237" w:author="Ryan Faulkner" w:date="2017-04-25T17:10:00Z"/>
          <w:color w:val="FF0000"/>
          <w:lang w:val="en-GB"/>
        </w:rPr>
      </w:pPr>
      <w:del w:id="238" w:author="Ryan Faulkner" w:date="2017-04-25T17:10:00Z">
        <w:r w:rsidDel="007F714F">
          <w:rPr>
            <w:color w:val="FF0000"/>
            <w:lang w:val="en-GB"/>
          </w:rPr>
          <w:delText xml:space="preserve">Please discuss the core benefits to key actors and stakeholders involved with respect to the </w:delText>
        </w:r>
        <w:r w:rsidR="00CA23F9" w:rsidDel="007F714F">
          <w:rPr>
            <w:color w:val="FF0000"/>
            <w:lang w:val="en-GB"/>
          </w:rPr>
          <w:delText>prior information from WP1 to WP4</w:delText>
        </w:r>
        <w:r w:rsidDel="007F714F">
          <w:rPr>
            <w:color w:val="FF0000"/>
            <w:lang w:val="en-GB"/>
          </w:rPr>
          <w:delText xml:space="preserve">. </w:delText>
        </w:r>
        <w:r w:rsidR="00D8326A" w:rsidDel="007F714F">
          <w:rPr>
            <w:color w:val="FF0000"/>
            <w:lang w:val="en-GB"/>
          </w:rPr>
          <w:delText xml:space="preserve">Please use </w:delText>
        </w:r>
        <w:r w:rsidR="00D8326A" w:rsidRPr="00E41341" w:rsidDel="007F714F">
          <w:rPr>
            <w:b/>
            <w:color w:val="FF0000"/>
            <w:u w:val="single"/>
            <w:lang w:val="en-GB"/>
          </w:rPr>
          <w:delText>one page</w:delText>
        </w:r>
        <w:r w:rsidR="00D8326A" w:rsidDel="007F714F">
          <w:rPr>
            <w:color w:val="FF0000"/>
            <w:lang w:val="en-GB"/>
          </w:rPr>
          <w:delText>.</w:delText>
        </w:r>
        <w:r w:rsidR="003E33A1" w:rsidDel="007F714F">
          <w:rPr>
            <w:color w:val="FF0000"/>
            <w:lang w:val="en-GB"/>
          </w:rPr>
          <w:delText xml:space="preserve"> Please keep in mind that this document should not only support our pilots but should also act as a reference point for future users of this tool not familiar with ONLINE S3.</w:delText>
        </w:r>
      </w:del>
    </w:p>
    <w:p w14:paraId="52B2EAE9" w14:textId="77777777" w:rsidR="009E1AFC" w:rsidRDefault="00167666">
      <w:pPr>
        <w:jc w:val="both"/>
        <w:rPr>
          <w:ins w:id="239" w:author="Ryan Faulkner" w:date="2017-04-26T14:28:00Z"/>
          <w:lang w:val="en-GB"/>
        </w:rPr>
        <w:pPrChange w:id="240" w:author="Ryan Faulkner" w:date="2017-04-25T16:25:00Z">
          <w:pPr/>
        </w:pPrChange>
      </w:pPr>
      <w:ins w:id="241" w:author="Ryan Faulkner" w:date="2017-04-25T17:07:00Z">
        <w:r>
          <w:rPr>
            <w:lang w:val="en-GB"/>
          </w:rPr>
          <w:t>O</w:t>
        </w:r>
      </w:ins>
      <w:ins w:id="242" w:author="Ryan Faulkner" w:date="2017-04-25T16:21:00Z">
        <w:r w:rsidR="009A0A35">
          <w:rPr>
            <w:lang w:val="en-GB"/>
          </w:rPr>
          <w:t>ngoing studies</w:t>
        </w:r>
      </w:ins>
      <w:ins w:id="243" w:author="Ryan Faulkner" w:date="2017-04-25T17:07:00Z">
        <w:r>
          <w:rPr>
            <w:lang w:val="en-GB"/>
          </w:rPr>
          <w:t xml:space="preserve"> have highlighted</w:t>
        </w:r>
      </w:ins>
      <w:ins w:id="244" w:author="Ryan Faulkner" w:date="2017-04-25T16:20:00Z">
        <w:r w:rsidR="009A0A35">
          <w:rPr>
            <w:lang w:val="en-GB"/>
          </w:rPr>
          <w:t xml:space="preserve"> </w:t>
        </w:r>
        <w:r w:rsidR="009A0A35" w:rsidRPr="004C52BB">
          <w:rPr>
            <w:lang w:val="en-GB"/>
          </w:rPr>
          <w:t xml:space="preserve">a clear gap </w:t>
        </w:r>
        <w:r w:rsidR="009A0A35">
          <w:rPr>
            <w:lang w:val="en-GB"/>
          </w:rPr>
          <w:t>regarding</w:t>
        </w:r>
        <w:r w:rsidR="009A0A35" w:rsidRPr="004C52BB">
          <w:rPr>
            <w:lang w:val="en-GB"/>
          </w:rPr>
          <w:t xml:space="preserve"> the use of RIS3 implementation methods</w:t>
        </w:r>
      </w:ins>
      <w:ins w:id="245" w:author="Ryan Faulkner" w:date="2017-04-25T17:07:00Z">
        <w:r>
          <w:rPr>
            <w:lang w:val="en-GB"/>
          </w:rPr>
          <w:t>.</w:t>
        </w:r>
      </w:ins>
      <w:ins w:id="246" w:author="Ryan Faulkner" w:date="2017-04-25T16:20:00Z">
        <w:r w:rsidR="009A0A35">
          <w:rPr>
            <w:lang w:val="en-GB"/>
          </w:rPr>
          <w:t xml:space="preserve"> </w:t>
        </w:r>
      </w:ins>
      <w:ins w:id="247" w:author="Ryan Faulkner" w:date="2017-04-25T17:07:00Z">
        <w:r>
          <w:rPr>
            <w:lang w:val="en-GB"/>
          </w:rPr>
          <w:t>T</w:t>
        </w:r>
      </w:ins>
      <w:ins w:id="248" w:author="Ryan Faulkner" w:date="2017-04-25T16:20:00Z">
        <w:r w:rsidR="009A0A35" w:rsidRPr="004C52BB">
          <w:rPr>
            <w:lang w:val="en-GB"/>
          </w:rPr>
          <w:t xml:space="preserve">ools for tracking data </w:t>
        </w:r>
        <w:r w:rsidR="009A0A35">
          <w:rPr>
            <w:lang w:val="en-GB"/>
          </w:rPr>
          <w:t>concerning</w:t>
        </w:r>
        <w:r w:rsidR="009A0A35" w:rsidRPr="004C52BB">
          <w:rPr>
            <w:lang w:val="en-GB"/>
          </w:rPr>
          <w:t xml:space="preserve"> </w:t>
        </w:r>
        <w:r w:rsidR="009A0A35">
          <w:rPr>
            <w:lang w:val="en-GB"/>
          </w:rPr>
          <w:t xml:space="preserve">publicly funded </w:t>
        </w:r>
        <w:r w:rsidR="009A0A35" w:rsidRPr="004C52BB">
          <w:rPr>
            <w:lang w:val="en-GB"/>
          </w:rPr>
          <w:t>projects and initiatives are not widely used</w:t>
        </w:r>
      </w:ins>
      <w:ins w:id="249" w:author="Ryan Faulkner" w:date="2017-04-25T17:07:00Z">
        <w:r>
          <w:rPr>
            <w:lang w:val="en-GB"/>
          </w:rPr>
          <w:t xml:space="preserve"> which makes this process difficult and time-</w:t>
        </w:r>
      </w:ins>
      <w:ins w:id="250" w:author="Ryan Faulkner" w:date="2017-04-25T17:08:00Z">
        <w:r>
          <w:rPr>
            <w:lang w:val="en-GB"/>
          </w:rPr>
          <w:t>consuming</w:t>
        </w:r>
      </w:ins>
      <w:ins w:id="251" w:author="Ryan Faulkner" w:date="2017-04-26T14:14:00Z">
        <w:r w:rsidR="00E4616E">
          <w:rPr>
            <w:lang w:val="en-GB"/>
          </w:rPr>
          <w:t xml:space="preserve"> without such </w:t>
        </w:r>
      </w:ins>
      <w:ins w:id="252" w:author="Ryan Faulkner" w:date="2017-04-26T14:23:00Z">
        <w:r w:rsidR="008B19F8">
          <w:rPr>
            <w:lang w:val="en-GB"/>
          </w:rPr>
          <w:t xml:space="preserve">an </w:t>
        </w:r>
      </w:ins>
      <w:ins w:id="253" w:author="Ryan Faulkner" w:date="2017-04-26T14:14:00Z">
        <w:r w:rsidR="00E4616E">
          <w:rPr>
            <w:lang w:val="en-GB"/>
          </w:rPr>
          <w:t>aid</w:t>
        </w:r>
      </w:ins>
      <w:ins w:id="254" w:author="Ryan Faulkner" w:date="2017-04-25T16:20:00Z">
        <w:r w:rsidR="009A0A35" w:rsidRPr="004C52BB">
          <w:rPr>
            <w:lang w:val="en-GB"/>
          </w:rPr>
          <w:t xml:space="preserve">. </w:t>
        </w:r>
      </w:ins>
    </w:p>
    <w:p w14:paraId="7981670D" w14:textId="609EE0EB" w:rsidR="00E4616E" w:rsidRPr="004611B8" w:rsidRDefault="0060015D">
      <w:pPr>
        <w:jc w:val="both"/>
        <w:rPr>
          <w:ins w:id="255" w:author="Ryan Faulkner" w:date="2017-04-26T14:09:00Z"/>
          <w:lang w:val="en-GB"/>
        </w:rPr>
        <w:pPrChange w:id="256" w:author="Ryan Faulkner" w:date="2017-04-25T16:25:00Z">
          <w:pPr/>
        </w:pPrChange>
      </w:pPr>
      <w:ins w:id="257" w:author="Ryan Faulkner" w:date="2017-04-26T15:13:00Z">
        <w:r>
          <w:rPr>
            <w:lang w:val="en-GB"/>
          </w:rPr>
          <w:t>P</w:t>
        </w:r>
      </w:ins>
      <w:ins w:id="258" w:author="Ryan Faulkner" w:date="2017-04-26T14:16:00Z">
        <w:r w:rsidR="00E4616E">
          <w:rPr>
            <w:lang w:val="en-GB"/>
          </w:rPr>
          <w:t>olicy makers</w:t>
        </w:r>
      </w:ins>
      <w:ins w:id="259" w:author="Ryan Faulkner" w:date="2017-04-26T15:13:00Z">
        <w:r>
          <w:rPr>
            <w:lang w:val="en-GB"/>
          </w:rPr>
          <w:t xml:space="preserve"> and other interested parties</w:t>
        </w:r>
      </w:ins>
      <w:ins w:id="260" w:author="Ryan Faulkner" w:date="2017-04-25T17:09:00Z">
        <w:r w:rsidR="00167666">
          <w:rPr>
            <w:lang w:val="en-GB"/>
          </w:rPr>
          <w:t xml:space="preserve"> will be able to use th</w:t>
        </w:r>
      </w:ins>
      <w:ins w:id="261" w:author="Ryan Faulkner" w:date="2017-04-28T10:05:00Z">
        <w:r w:rsidR="00D06758">
          <w:rPr>
            <w:lang w:val="en-GB"/>
          </w:rPr>
          <w:t>is</w:t>
        </w:r>
      </w:ins>
      <w:ins w:id="262" w:author="Ryan Faulkner" w:date="2017-04-25T17:09:00Z">
        <w:r w:rsidR="00167666">
          <w:rPr>
            <w:lang w:val="en-GB"/>
          </w:rPr>
          <w:t xml:space="preserve"> </w:t>
        </w:r>
      </w:ins>
      <w:ins w:id="263" w:author="Ryan Faulkner" w:date="2017-04-26T14:14:00Z">
        <w:r w:rsidR="00E4616E">
          <w:rPr>
            <w:lang w:val="en-GB"/>
          </w:rPr>
          <w:t xml:space="preserve">RIS3 </w:t>
        </w:r>
      </w:ins>
      <w:ins w:id="264" w:author="Ryan Faulkner" w:date="2017-04-25T17:09:00Z">
        <w:r w:rsidR="00167666">
          <w:rPr>
            <w:lang w:val="en-GB"/>
          </w:rPr>
          <w:t>Open Data Tool</w:t>
        </w:r>
      </w:ins>
      <w:ins w:id="265" w:author="Ryan Faulkner" w:date="2017-04-25T16:24:00Z">
        <w:r w:rsidR="00167666">
          <w:rPr>
            <w:lang w:val="en-GB"/>
          </w:rPr>
          <w:t xml:space="preserve"> to track</w:t>
        </w:r>
      </w:ins>
      <w:ins w:id="266" w:author="Ryan Faulkner" w:date="2017-04-26T15:14:00Z">
        <w:r>
          <w:rPr>
            <w:lang w:val="en-GB"/>
          </w:rPr>
          <w:t xml:space="preserve"> </w:t>
        </w:r>
      </w:ins>
      <w:ins w:id="267" w:author="Ryan Faulkner" w:date="2017-04-25T16:24:00Z">
        <w:r w:rsidR="007E50AF" w:rsidRPr="007E50AF">
          <w:rPr>
            <w:lang w:val="en-GB"/>
          </w:rPr>
          <w:t xml:space="preserve">progress </w:t>
        </w:r>
      </w:ins>
      <w:ins w:id="268" w:author="Ryan Faulkner" w:date="2017-04-26T15:14:00Z">
        <w:r>
          <w:rPr>
            <w:lang w:val="en-GB"/>
          </w:rPr>
          <w:t xml:space="preserve">within regions </w:t>
        </w:r>
      </w:ins>
      <w:ins w:id="269" w:author="Ryan Faulkner" w:date="2017-04-25T16:24:00Z">
        <w:r w:rsidR="007E50AF" w:rsidRPr="007E50AF">
          <w:rPr>
            <w:lang w:val="en-GB"/>
          </w:rPr>
          <w:t xml:space="preserve">towards their objectives and </w:t>
        </w:r>
      </w:ins>
      <w:ins w:id="270" w:author="Ryan Faulkner" w:date="2017-04-26T15:14:00Z">
        <w:r>
          <w:rPr>
            <w:lang w:val="en-GB"/>
          </w:rPr>
          <w:t xml:space="preserve">collective </w:t>
        </w:r>
      </w:ins>
      <w:ins w:id="271" w:author="Ryan Faulkner" w:date="2017-04-25T16:24:00Z">
        <w:r w:rsidR="007E50AF" w:rsidRPr="007E50AF">
          <w:rPr>
            <w:lang w:val="en-GB"/>
          </w:rPr>
          <w:t xml:space="preserve">vision. </w:t>
        </w:r>
      </w:ins>
      <w:ins w:id="272" w:author="Ryan Faulkner" w:date="2017-04-26T14:22:00Z">
        <w:r w:rsidR="008B19F8" w:rsidRPr="005C29F3">
          <w:rPr>
            <w:lang w:val="en-GB"/>
          </w:rPr>
          <w:t>The tool will provide data on the number of projects implemented and their linkage to corresponding S3</w:t>
        </w:r>
      </w:ins>
      <w:ins w:id="273" w:author="Ryan Faulkner" w:date="2017-04-26T14:23:00Z">
        <w:r w:rsidR="008B19F8">
          <w:rPr>
            <w:lang w:val="en-GB"/>
          </w:rPr>
          <w:t xml:space="preserve"> priorities </w:t>
        </w:r>
      </w:ins>
      <w:ins w:id="274" w:author="Ryan Faulkner" w:date="2017-04-26T15:13:00Z">
        <w:r w:rsidR="00201493">
          <w:rPr>
            <w:lang w:val="en-GB"/>
          </w:rPr>
          <w:t xml:space="preserve">in order </w:t>
        </w:r>
      </w:ins>
      <w:ins w:id="275" w:author="Ryan Faulkner" w:date="2017-04-26T14:25:00Z">
        <w:r w:rsidR="009E1AFC">
          <w:rPr>
            <w:lang w:val="en-GB"/>
          </w:rPr>
          <w:t>to</w:t>
        </w:r>
      </w:ins>
      <w:ins w:id="276" w:author="Ryan Faulkner" w:date="2017-04-26T14:22:00Z">
        <w:r w:rsidR="008B19F8">
          <w:rPr>
            <w:lang w:val="en-GB"/>
          </w:rPr>
          <w:t xml:space="preserve"> facili</w:t>
        </w:r>
      </w:ins>
      <w:ins w:id="277" w:author="Ryan Faulkner" w:date="2017-04-26T14:23:00Z">
        <w:r w:rsidR="008B19F8">
          <w:rPr>
            <w:lang w:val="en-GB"/>
          </w:rPr>
          <w:t>ta</w:t>
        </w:r>
      </w:ins>
      <w:ins w:id="278" w:author="Ryan Faulkner" w:date="2017-04-26T14:22:00Z">
        <w:r w:rsidR="008B19F8">
          <w:rPr>
            <w:lang w:val="en-GB"/>
          </w:rPr>
          <w:t>te this</w:t>
        </w:r>
        <w:r w:rsidR="008B19F8" w:rsidRPr="005C29F3">
          <w:rPr>
            <w:lang w:val="en-GB"/>
          </w:rPr>
          <w:t>.</w:t>
        </w:r>
      </w:ins>
      <w:ins w:id="279" w:author="Ryan Faulkner" w:date="2017-04-26T14:28:00Z">
        <w:r w:rsidR="009E1AFC" w:rsidRPr="009E1AFC">
          <w:rPr>
            <w:i/>
            <w:lang w:val="en-GB"/>
          </w:rPr>
          <w:t xml:space="preserve"> </w:t>
        </w:r>
        <w:r w:rsidR="009E1AFC" w:rsidRPr="004611B8">
          <w:rPr>
            <w:lang w:val="en-GB"/>
            <w:rPrChange w:id="280" w:author="Ryan Faulkner" w:date="2017-04-26T14:32:00Z">
              <w:rPr>
                <w:i/>
                <w:lang w:val="en-GB"/>
              </w:rPr>
            </w:rPrChange>
          </w:rPr>
          <w:t>This will aid in measuring progres</w:t>
        </w:r>
        <w:r w:rsidR="00201493">
          <w:rPr>
            <w:lang w:val="en-GB"/>
          </w:rPr>
          <w:t>s against the vision of the S3</w:t>
        </w:r>
      </w:ins>
      <w:ins w:id="281" w:author="Ryan Faulkner" w:date="2017-04-26T15:13:00Z">
        <w:r w:rsidR="00201493">
          <w:rPr>
            <w:lang w:val="en-GB"/>
          </w:rPr>
          <w:t xml:space="preserve"> in the region</w:t>
        </w:r>
      </w:ins>
      <w:ins w:id="282" w:author="Ryan Faulkner" w:date="2017-04-26T14:28:00Z">
        <w:r w:rsidR="00201493">
          <w:rPr>
            <w:lang w:val="en-GB"/>
          </w:rPr>
          <w:t>.</w:t>
        </w:r>
      </w:ins>
    </w:p>
    <w:p w14:paraId="0194DA75" w14:textId="77777777" w:rsidR="0060015D" w:rsidRPr="00614695" w:rsidRDefault="0060015D" w:rsidP="0060015D">
      <w:pPr>
        <w:jc w:val="both"/>
        <w:rPr>
          <w:ins w:id="283" w:author="Ryan Faulkner" w:date="2017-04-26T15:15:00Z"/>
          <w:color w:val="FF0000"/>
          <w:lang w:val="en-GB"/>
        </w:rPr>
      </w:pPr>
      <w:ins w:id="284" w:author="Ryan Faulkner" w:date="2017-04-26T15:15:00Z">
        <w:r w:rsidRPr="00614695">
          <w:rPr>
            <w:lang w:val="en-GB"/>
          </w:rPr>
          <w:t>The tool may also be useful for those taking part in the project as a means of tracking how well they have progressed against the projects objectives and as a means of publicising projects and expertise among peers.</w:t>
        </w:r>
      </w:ins>
    </w:p>
    <w:p w14:paraId="2C8254D3" w14:textId="422E88DB" w:rsidR="009E1AFC" w:rsidRDefault="0060015D">
      <w:pPr>
        <w:jc w:val="both"/>
        <w:rPr>
          <w:ins w:id="285" w:author="Ryan Faulkner" w:date="2017-04-26T14:29:00Z"/>
          <w:i/>
          <w:lang w:val="en-GB"/>
        </w:rPr>
        <w:pPrChange w:id="286" w:author="Ryan Faulkner" w:date="2017-04-25T16:25:00Z">
          <w:pPr/>
        </w:pPrChange>
      </w:pPr>
      <w:ins w:id="287" w:author="Ryan Faulkner" w:date="2017-04-26T15:15:00Z">
        <w:r>
          <w:rPr>
            <w:lang w:val="en-GB"/>
          </w:rPr>
          <w:t>S</w:t>
        </w:r>
      </w:ins>
      <w:ins w:id="288" w:author="Ryan Faulkner" w:date="2017-04-26T14:20:00Z">
        <w:r w:rsidR="008B19F8">
          <w:rPr>
            <w:lang w:val="en-GB"/>
          </w:rPr>
          <w:t>ubsequently</w:t>
        </w:r>
      </w:ins>
      <w:ins w:id="289" w:author="Ryan Faulkner" w:date="2017-04-26T15:15:00Z">
        <w:r>
          <w:rPr>
            <w:lang w:val="en-GB"/>
          </w:rPr>
          <w:t>, the tool also</w:t>
        </w:r>
      </w:ins>
      <w:ins w:id="290" w:author="Ryan Faulkner" w:date="2017-04-26T14:20:00Z">
        <w:r w:rsidR="008B19F8">
          <w:rPr>
            <w:lang w:val="en-GB"/>
          </w:rPr>
          <w:t xml:space="preserve"> </w:t>
        </w:r>
      </w:ins>
      <w:ins w:id="291" w:author="Ryan Faulkner" w:date="2017-04-26T14:17:00Z">
        <w:r w:rsidR="007C32DA">
          <w:rPr>
            <w:lang w:val="en-GB"/>
          </w:rPr>
          <w:t xml:space="preserve">has an </w:t>
        </w:r>
      </w:ins>
      <w:ins w:id="292" w:author="Ryan Faulkner" w:date="2017-04-25T16:24:00Z">
        <w:r w:rsidR="007E50AF" w:rsidRPr="00BA6C70">
          <w:rPr>
            <w:lang w:val="en-GB"/>
          </w:rPr>
          <w:t>impact</w:t>
        </w:r>
      </w:ins>
      <w:ins w:id="293" w:author="Ryan Faulkner" w:date="2017-04-26T13:51:00Z">
        <w:r w:rsidR="007C32DA">
          <w:rPr>
            <w:lang w:val="en-GB"/>
          </w:rPr>
          <w:t xml:space="preserve"> on</w:t>
        </w:r>
      </w:ins>
      <w:ins w:id="294" w:author="Ryan Faulkner" w:date="2017-04-25T16:24:00Z">
        <w:r w:rsidR="007E50AF" w:rsidRPr="00BA6C70">
          <w:rPr>
            <w:lang w:val="en-GB"/>
          </w:rPr>
          <w:t xml:space="preserve"> the data analysis method 5.6</w:t>
        </w:r>
      </w:ins>
      <w:ins w:id="295" w:author="Ryan Faulkner" w:date="2017-04-26T14:19:00Z">
        <w:r w:rsidR="008B19F8">
          <w:rPr>
            <w:lang w:val="en-GB"/>
          </w:rPr>
          <w:t xml:space="preserve">: </w:t>
        </w:r>
      </w:ins>
      <w:ins w:id="296" w:author="Ryan Faulkner" w:date="2017-04-25T16:24:00Z">
        <w:r w:rsidR="007E50AF" w:rsidRPr="00BA6C70">
          <w:rPr>
            <w:lang w:val="en-GB"/>
          </w:rPr>
          <w:t xml:space="preserve">RIS3 </w:t>
        </w:r>
      </w:ins>
      <w:ins w:id="297" w:author="Ryan Faulkner" w:date="2017-04-26T14:19:00Z">
        <w:r w:rsidR="008B19F8">
          <w:rPr>
            <w:lang w:val="en-GB"/>
          </w:rPr>
          <w:t>I</w:t>
        </w:r>
      </w:ins>
      <w:ins w:id="298" w:author="Ryan Faulkner" w:date="2017-04-25T16:24:00Z">
        <w:r w:rsidR="007E50AF" w:rsidRPr="00BA6C70">
          <w:rPr>
            <w:lang w:val="en-GB"/>
          </w:rPr>
          <w:t xml:space="preserve">nnovation </w:t>
        </w:r>
      </w:ins>
      <w:ins w:id="299" w:author="Ryan Faulkner" w:date="2017-04-26T14:19:00Z">
        <w:r w:rsidR="008B19F8">
          <w:rPr>
            <w:lang w:val="en-GB"/>
          </w:rPr>
          <w:t>M</w:t>
        </w:r>
      </w:ins>
      <w:ins w:id="300" w:author="Ryan Faulkner" w:date="2017-04-25T16:24:00Z">
        <w:r w:rsidR="007E50AF" w:rsidRPr="00BA6C70">
          <w:rPr>
            <w:lang w:val="en-GB"/>
          </w:rPr>
          <w:t>aps</w:t>
        </w:r>
      </w:ins>
      <w:ins w:id="301" w:author="Ryan Faulkner" w:date="2017-04-26T14:20:00Z">
        <w:r w:rsidR="008B19F8">
          <w:rPr>
            <w:lang w:val="en-GB"/>
          </w:rPr>
          <w:t>.</w:t>
        </w:r>
      </w:ins>
      <w:ins w:id="302" w:author="Ryan Faulkner" w:date="2017-04-25T16:24:00Z">
        <w:r w:rsidR="007E50AF" w:rsidRPr="00BA6C70">
          <w:rPr>
            <w:lang w:val="en-GB"/>
          </w:rPr>
          <w:t xml:space="preserve"> </w:t>
        </w:r>
      </w:ins>
      <w:ins w:id="303" w:author="Ryan Faulkner" w:date="2017-04-26T14:20:00Z">
        <w:r w:rsidR="008B19F8">
          <w:rPr>
            <w:lang w:val="en-GB"/>
          </w:rPr>
          <w:t>T</w:t>
        </w:r>
      </w:ins>
      <w:ins w:id="304" w:author="Ryan Faulkner" w:date="2017-04-25T16:24:00Z">
        <w:r w:rsidR="007E50AF" w:rsidRPr="00BA6C70">
          <w:rPr>
            <w:lang w:val="en-GB"/>
          </w:rPr>
          <w:t xml:space="preserve">he </w:t>
        </w:r>
      </w:ins>
      <w:ins w:id="305" w:author="Ryan Faulkner" w:date="2017-04-26T14:21:00Z">
        <w:r w:rsidR="008B19F8">
          <w:rPr>
            <w:lang w:val="en-GB"/>
          </w:rPr>
          <w:t xml:space="preserve">quality of the </w:t>
        </w:r>
      </w:ins>
      <w:ins w:id="306" w:author="Ryan Faulkner" w:date="2017-04-25T16:24:00Z">
        <w:r w:rsidR="007E50AF" w:rsidRPr="00BA6C70">
          <w:rPr>
            <w:lang w:val="en-GB"/>
          </w:rPr>
          <w:t>data that is pr</w:t>
        </w:r>
      </w:ins>
      <w:ins w:id="307" w:author="Ryan Faulkner" w:date="2017-04-26T14:21:00Z">
        <w:r w:rsidR="008B19F8">
          <w:rPr>
            <w:lang w:val="en-GB"/>
          </w:rPr>
          <w:t>ocessed and pr</w:t>
        </w:r>
      </w:ins>
      <w:ins w:id="308" w:author="Ryan Faulkner" w:date="2017-04-25T16:24:00Z">
        <w:r w:rsidR="007E50AF" w:rsidRPr="00BA6C70">
          <w:rPr>
            <w:lang w:val="en-GB"/>
          </w:rPr>
          <w:t xml:space="preserve">esented </w:t>
        </w:r>
      </w:ins>
      <w:ins w:id="309" w:author="Ryan Faulkner" w:date="2017-04-26T14:20:00Z">
        <w:r w:rsidR="008B19F8">
          <w:rPr>
            <w:lang w:val="en-GB"/>
          </w:rPr>
          <w:t xml:space="preserve">by this </w:t>
        </w:r>
      </w:ins>
      <w:ins w:id="310" w:author="Ryan Faulkner" w:date="2017-04-26T14:21:00Z">
        <w:r w:rsidR="008B19F8">
          <w:rPr>
            <w:lang w:val="en-GB"/>
          </w:rPr>
          <w:t>is influenced by the operation of th</w:t>
        </w:r>
      </w:ins>
      <w:ins w:id="311" w:author="Ryan Faulkner" w:date="2017-04-26T14:32:00Z">
        <w:r w:rsidR="004611B8">
          <w:rPr>
            <w:lang w:val="en-GB"/>
          </w:rPr>
          <w:t>e Open Data</w:t>
        </w:r>
      </w:ins>
      <w:ins w:id="312" w:author="Ryan Faulkner" w:date="2017-04-26T14:21:00Z">
        <w:r w:rsidR="008B19F8">
          <w:rPr>
            <w:lang w:val="en-GB"/>
          </w:rPr>
          <w:t xml:space="preserve"> </w:t>
        </w:r>
      </w:ins>
      <w:ins w:id="313" w:author="Ryan Faulkner" w:date="2017-04-26T14:32:00Z">
        <w:r w:rsidR="004611B8">
          <w:rPr>
            <w:lang w:val="en-GB"/>
          </w:rPr>
          <w:t>T</w:t>
        </w:r>
      </w:ins>
      <w:ins w:id="314" w:author="Ryan Faulkner" w:date="2017-04-26T14:21:00Z">
        <w:r w:rsidR="008B19F8">
          <w:rPr>
            <w:lang w:val="en-GB"/>
          </w:rPr>
          <w:t>ool</w:t>
        </w:r>
      </w:ins>
      <w:ins w:id="315" w:author="Ryan Faulkner" w:date="2017-04-25T16:24:00Z">
        <w:r w:rsidR="007E50AF" w:rsidRPr="00BA6C70">
          <w:rPr>
            <w:lang w:val="en-GB"/>
          </w:rPr>
          <w:t xml:space="preserve">, as </w:t>
        </w:r>
      </w:ins>
      <w:ins w:id="316" w:author="Ryan Faulkner" w:date="2017-04-26T14:22:00Z">
        <w:r w:rsidR="008B19F8">
          <w:rPr>
            <w:lang w:val="en-GB"/>
          </w:rPr>
          <w:t>it</w:t>
        </w:r>
      </w:ins>
      <w:ins w:id="317" w:author="Ryan Faulkner" w:date="2017-04-25T16:24:00Z">
        <w:r w:rsidR="007E50AF" w:rsidRPr="00BA6C70">
          <w:rPr>
            <w:lang w:val="en-GB"/>
          </w:rPr>
          <w:t xml:space="preserve"> will act as one of its</w:t>
        </w:r>
      </w:ins>
      <w:ins w:id="318" w:author="Ryan Faulkner" w:date="2017-04-26T14:32:00Z">
        <w:r w:rsidR="004611B8">
          <w:rPr>
            <w:lang w:val="en-GB"/>
          </w:rPr>
          <w:t xml:space="preserve"> main</w:t>
        </w:r>
      </w:ins>
      <w:ins w:id="319" w:author="Ryan Faulkner" w:date="2017-04-25T16:24:00Z">
        <w:r w:rsidR="007E50AF" w:rsidRPr="00BA6C70">
          <w:rPr>
            <w:lang w:val="en-GB"/>
          </w:rPr>
          <w:t xml:space="preserve"> data sources.</w:t>
        </w:r>
        <w:r w:rsidR="007E50AF" w:rsidRPr="00167666">
          <w:rPr>
            <w:i/>
            <w:lang w:val="en-GB"/>
            <w:rPrChange w:id="320" w:author="Ryan Faulkner" w:date="2017-04-25T17:09:00Z">
              <w:rPr>
                <w:lang w:val="en-GB"/>
              </w:rPr>
            </w:rPrChange>
          </w:rPr>
          <w:t xml:space="preserve"> </w:t>
        </w:r>
      </w:ins>
    </w:p>
    <w:p w14:paraId="2D257482" w14:textId="797E6926" w:rsidR="001453A4" w:rsidRPr="00A3357F" w:rsidDel="0060015D" w:rsidRDefault="001453A4">
      <w:pPr>
        <w:jc w:val="both"/>
        <w:rPr>
          <w:del w:id="321" w:author="Ryan Faulkner" w:date="2017-04-26T15:15:00Z"/>
          <w:color w:val="FF0000"/>
          <w:lang w:val="en-GB"/>
        </w:rPr>
        <w:pPrChange w:id="322" w:author="Ryan Faulkner" w:date="2017-04-25T16:25:00Z">
          <w:pPr/>
        </w:pPrChange>
      </w:pPr>
    </w:p>
    <w:p w14:paraId="10F36763" w14:textId="2D66E44B" w:rsidR="00D8326A" w:rsidDel="00DD0A25" w:rsidRDefault="00D8326A" w:rsidP="001453A4">
      <w:pPr>
        <w:rPr>
          <w:del w:id="323" w:author="Ryan Faulkner" w:date="2017-04-25T17:11:00Z"/>
          <w:lang w:val="en-GB"/>
        </w:rPr>
      </w:pPr>
    </w:p>
    <w:p w14:paraId="64D1F15E" w14:textId="75D5D441" w:rsidR="00D8326A" w:rsidDel="00DD0A25" w:rsidRDefault="00E41341" w:rsidP="00D8326A">
      <w:pPr>
        <w:jc w:val="both"/>
        <w:rPr>
          <w:del w:id="324" w:author="Ryan Faulkner" w:date="2017-04-25T17:10:00Z"/>
          <w:color w:val="FF0000"/>
          <w:lang w:val="en-GB"/>
        </w:rPr>
      </w:pPr>
      <w:del w:id="325" w:author="Ryan Faulkner" w:date="2017-04-25T17:10:00Z">
        <w:r w:rsidDel="00DD0A25">
          <w:rPr>
            <w:color w:val="FF0000"/>
            <w:lang w:val="en-GB"/>
          </w:rPr>
          <w:delText xml:space="preserve">Please outline </w:delText>
        </w:r>
        <w:r w:rsidR="00D8326A" w:rsidDel="00DD0A25">
          <w:rPr>
            <w:color w:val="FF0000"/>
            <w:lang w:val="en-GB"/>
          </w:rPr>
          <w:delText>core value</w:delText>
        </w:r>
        <w:r w:rsidDel="00DD0A25">
          <w:rPr>
            <w:color w:val="FF0000"/>
            <w:lang w:val="en-GB"/>
          </w:rPr>
          <w:delText>s</w:delText>
        </w:r>
        <w:r w:rsidR="00D8326A" w:rsidDel="00DD0A25">
          <w:rPr>
            <w:color w:val="FF0000"/>
            <w:lang w:val="en-GB"/>
          </w:rPr>
          <w:delText xml:space="preserve"> added for this tool/method with using the following smart art. </w:delText>
        </w:r>
      </w:del>
    </w:p>
    <w:p w14:paraId="65258A06" w14:textId="77777777" w:rsidR="00D8326A" w:rsidRDefault="00D8326A" w:rsidP="00D8326A">
      <w:pPr>
        <w:rPr>
          <w:color w:val="FF0000"/>
          <w:lang w:val="en-GB"/>
        </w:rPr>
      </w:pPr>
      <w:r>
        <w:rPr>
          <w:noProof/>
          <w:color w:val="FF0000"/>
          <w:lang w:val="en-GB" w:eastAsia="en-GB"/>
        </w:rPr>
        <w:drawing>
          <wp:inline distT="0" distB="0" distL="0" distR="0" wp14:anchorId="2A99819C" wp14:editId="049A12DF">
            <wp:extent cx="5739765" cy="2813050"/>
            <wp:effectExtent l="0" t="0" r="0" b="25400"/>
            <wp:docPr id="12" name="Diagram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6C2CF114" w14:textId="4E97E032" w:rsidR="00D8326A" w:rsidDel="00A3357F" w:rsidRDefault="00D8326A" w:rsidP="00D8326A">
      <w:pPr>
        <w:rPr>
          <w:del w:id="326" w:author="Ryan Faulkner" w:date="2017-04-26T14:40:00Z"/>
          <w:color w:val="FF0000"/>
          <w:lang w:val="en-GB"/>
        </w:rPr>
      </w:pPr>
    </w:p>
    <w:p w14:paraId="1329717F" w14:textId="75C129D3" w:rsidR="00D8326A" w:rsidRDefault="00D8326A" w:rsidP="00D8326A">
      <w:pPr>
        <w:pStyle w:val="Caption"/>
        <w:jc w:val="center"/>
        <w:rPr>
          <w:lang w:val="en-GB"/>
        </w:rPr>
      </w:pPr>
      <w:bookmarkStart w:id="327" w:name="_Toc466317076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976069">
        <w:rPr>
          <w:noProof/>
          <w:lang w:val="en-GB"/>
        </w:rPr>
        <w:t>3</w:t>
      </w:r>
      <w:r>
        <w:fldChar w:fldCharType="end"/>
      </w:r>
      <w:r w:rsidRPr="001453A4">
        <w:rPr>
          <w:lang w:val="en-GB"/>
        </w:rPr>
        <w:t xml:space="preserve"> </w:t>
      </w:r>
      <w:r w:rsidR="00A669BD">
        <w:rPr>
          <w:lang w:val="en-GB"/>
        </w:rPr>
        <w:t xml:space="preserve">Benefits to stakeholders when using this </w:t>
      </w:r>
      <w:r w:rsidRPr="001453A4">
        <w:rPr>
          <w:lang w:val="en-GB"/>
        </w:rPr>
        <w:t xml:space="preserve">ONLINE S3 </w:t>
      </w:r>
      <w:r w:rsidR="00A669BD">
        <w:rPr>
          <w:lang w:val="en-GB"/>
        </w:rPr>
        <w:t>application</w:t>
      </w:r>
      <w:bookmarkEnd w:id="327"/>
    </w:p>
    <w:p w14:paraId="572DC72D" w14:textId="77777777" w:rsidR="00E866DE" w:rsidRDefault="00E866DE" w:rsidP="00E866DE">
      <w:pPr>
        <w:spacing w:after="0"/>
        <w:jc w:val="both"/>
        <w:rPr>
          <w:ins w:id="328" w:author="Ryan Faulkner" w:date="2017-04-26T13:39:00Z"/>
          <w:i/>
          <w:lang w:val="en-GB"/>
        </w:rPr>
      </w:pPr>
    </w:p>
    <w:p w14:paraId="71C7DFC1" w14:textId="259B703E" w:rsidR="00E866DE" w:rsidRPr="0086282E" w:rsidRDefault="00E866DE" w:rsidP="00E866DE">
      <w:pPr>
        <w:spacing w:after="0"/>
        <w:jc w:val="both"/>
        <w:rPr>
          <w:ins w:id="329" w:author="Ryan Faulkner" w:date="2017-04-26T13:39:00Z"/>
          <w:i/>
          <w:lang w:val="en-GB"/>
        </w:rPr>
      </w:pPr>
      <w:ins w:id="330" w:author="Ryan Faulkner" w:date="2017-04-26T13:39:00Z">
        <w:r w:rsidRPr="0086282E">
          <w:rPr>
            <w:i/>
            <w:lang w:val="en-GB"/>
          </w:rPr>
          <w:t>Case Studies:</w:t>
        </w:r>
      </w:ins>
    </w:p>
    <w:p w14:paraId="1BDFD325" w14:textId="77777777" w:rsidR="00E866DE" w:rsidRPr="0086282E" w:rsidRDefault="00E866DE" w:rsidP="00E866DE">
      <w:pPr>
        <w:jc w:val="both"/>
        <w:rPr>
          <w:ins w:id="331" w:author="Ryan Faulkner" w:date="2017-04-26T13:39:00Z"/>
          <w:i/>
          <w:lang w:val="en-GB"/>
        </w:rPr>
      </w:pPr>
      <w:ins w:id="332" w:author="Ryan Faulkner" w:date="2017-04-26T13:39:00Z">
        <w:r w:rsidRPr="0086282E">
          <w:rPr>
            <w:i/>
            <w:lang w:val="en-GB"/>
          </w:rPr>
          <w:t xml:space="preserve">Good practices in this regard include the open data storehouse of </w:t>
        </w:r>
        <w:proofErr w:type="spellStart"/>
        <w:r w:rsidRPr="0086282E">
          <w:rPr>
            <w:i/>
            <w:lang w:val="en-GB"/>
          </w:rPr>
          <w:t>Tekes</w:t>
        </w:r>
        <w:proofErr w:type="spellEnd"/>
        <w:r w:rsidRPr="0086282E">
          <w:rPr>
            <w:i/>
            <w:lang w:val="en-GB"/>
          </w:rPr>
          <w:t xml:space="preserve"> in Finland, which allows to search for projects and beneficiaries that have been funded through </w:t>
        </w:r>
        <w:proofErr w:type="spellStart"/>
        <w:r w:rsidRPr="0086282E">
          <w:rPr>
            <w:i/>
            <w:lang w:val="en-GB"/>
          </w:rPr>
          <w:t>Tekes</w:t>
        </w:r>
        <w:proofErr w:type="spellEnd"/>
        <w:r w:rsidRPr="0086282E">
          <w:rPr>
            <w:i/>
            <w:lang w:val="en-GB"/>
          </w:rPr>
          <w:t xml:space="preserve"> programmes [21]. The UK </w:t>
        </w:r>
        <w:r>
          <w:rPr>
            <w:i/>
            <w:lang w:val="en-GB"/>
          </w:rPr>
          <w:t xml:space="preserve">also </w:t>
        </w:r>
        <w:r w:rsidRPr="0086282E">
          <w:rPr>
            <w:i/>
            <w:lang w:val="en-GB"/>
          </w:rPr>
          <w:t xml:space="preserve">has similar approaches to open data: the Gateway to Research database [22] includes data on all publicly funded projects by Innovate UK and the Research Councils. </w:t>
        </w:r>
      </w:ins>
    </w:p>
    <w:p w14:paraId="37F3D7E6" w14:textId="77777777" w:rsidR="001453A4" w:rsidRDefault="001453A4" w:rsidP="001453A4">
      <w:pPr>
        <w:rPr>
          <w:lang w:val="en-GB"/>
        </w:rPr>
      </w:pPr>
      <w:r>
        <w:rPr>
          <w:lang w:val="en-GB"/>
        </w:rPr>
        <w:br w:type="page"/>
      </w:r>
    </w:p>
    <w:p w14:paraId="1174D137" w14:textId="77777777" w:rsidR="001453A4" w:rsidRDefault="001453A4" w:rsidP="001453A4">
      <w:pPr>
        <w:rPr>
          <w:color w:val="FF0000"/>
          <w:lang w:val="en-GB"/>
        </w:rPr>
      </w:pPr>
    </w:p>
    <w:p w14:paraId="498ADFCE" w14:textId="5E260365" w:rsidR="0029031B" w:rsidRPr="00EA57C0" w:rsidRDefault="00A669BD" w:rsidP="00EA57C0">
      <w:pPr>
        <w:pStyle w:val="Heading2"/>
        <w:rPr>
          <w:lang w:val="en-GB"/>
        </w:rPr>
      </w:pPr>
      <w:bookmarkStart w:id="333" w:name="_Toc466317148"/>
      <w:r>
        <w:rPr>
          <w:lang w:val="en-GB"/>
        </w:rPr>
        <w:t xml:space="preserve">Key issues and </w:t>
      </w:r>
      <w:r w:rsidR="00982C7C">
        <w:rPr>
          <w:lang w:val="en-GB"/>
        </w:rPr>
        <w:t>r</w:t>
      </w:r>
      <w:r w:rsidR="0029031B" w:rsidRPr="00EA57C0">
        <w:rPr>
          <w:lang w:val="en-GB"/>
        </w:rPr>
        <w:t>equirements</w:t>
      </w:r>
      <w:bookmarkEnd w:id="333"/>
      <w:r w:rsidR="0000607D">
        <w:rPr>
          <w:lang w:val="en-GB"/>
        </w:rPr>
        <w:t xml:space="preserve"> </w:t>
      </w:r>
    </w:p>
    <w:p w14:paraId="6FB8BDD8" w14:textId="0D41AECA" w:rsidR="0000607D" w:rsidDel="00D93A0D" w:rsidRDefault="0000607D" w:rsidP="00EA57C0">
      <w:pPr>
        <w:tabs>
          <w:tab w:val="left" w:pos="7090"/>
        </w:tabs>
        <w:rPr>
          <w:del w:id="334" w:author="Ryan Faulkner" w:date="2017-04-26T15:38:00Z"/>
          <w:color w:val="FF0000"/>
          <w:lang w:val="en-GB"/>
        </w:rPr>
      </w:pPr>
    </w:p>
    <w:p w14:paraId="5BC8B6FD" w14:textId="07238FDA" w:rsidR="005260CC" w:rsidDel="009D19E8" w:rsidRDefault="00BD0BD3" w:rsidP="005260CC">
      <w:pPr>
        <w:jc w:val="both"/>
        <w:rPr>
          <w:del w:id="335" w:author="Ryan Faulkner" w:date="2017-04-26T14:57:00Z"/>
          <w:color w:val="FF0000"/>
          <w:lang w:val="en-GB"/>
        </w:rPr>
      </w:pPr>
      <w:del w:id="336" w:author="Ryan Faulkner" w:date="2017-04-26T14:57:00Z">
        <w:r w:rsidRPr="00511CD0" w:rsidDel="009D19E8">
          <w:rPr>
            <w:color w:val="FF0000"/>
            <w:lang w:val="en-GB"/>
          </w:rPr>
          <w:delText xml:space="preserve">Please </w:delText>
        </w:r>
        <w:r w:rsidR="00982C7C" w:rsidDel="009D19E8">
          <w:rPr>
            <w:color w:val="FF0000"/>
            <w:lang w:val="en-GB"/>
          </w:rPr>
          <w:delText>discuss</w:delText>
        </w:r>
        <w:r w:rsidDel="009D19E8">
          <w:rPr>
            <w:color w:val="FF0000"/>
            <w:lang w:val="en-GB"/>
          </w:rPr>
          <w:delText xml:space="preserve"> the requirements, process and timeframe</w:delText>
        </w:r>
        <w:r w:rsidR="0000607D" w:rsidDel="009D19E8">
          <w:rPr>
            <w:color w:val="FF0000"/>
            <w:lang w:val="en-GB"/>
          </w:rPr>
          <w:delText xml:space="preserve"> with respect to </w:delText>
        </w:r>
        <w:r w:rsidR="00CA23F9" w:rsidDel="009D19E8">
          <w:rPr>
            <w:color w:val="FF0000"/>
            <w:lang w:val="en-GB"/>
          </w:rPr>
          <w:delText>prior information from WP1-WP4</w:delText>
        </w:r>
        <w:r w:rsidR="0000607D" w:rsidDel="009D19E8">
          <w:rPr>
            <w:color w:val="FF0000"/>
            <w:lang w:val="en-GB"/>
          </w:rPr>
          <w:delText xml:space="preserve">. </w:delText>
        </w:r>
        <w:r w:rsidR="00DB1DE8" w:rsidDel="009D19E8">
          <w:rPr>
            <w:color w:val="FF0000"/>
            <w:lang w:val="en-GB"/>
          </w:rPr>
          <w:delText>Please use</w:delText>
        </w:r>
        <w:r w:rsidR="005260CC" w:rsidDel="009D19E8">
          <w:rPr>
            <w:color w:val="FF0000"/>
            <w:lang w:val="en-GB"/>
          </w:rPr>
          <w:delText xml:space="preserve"> </w:delText>
        </w:r>
        <w:r w:rsidR="005260CC" w:rsidRPr="005260CC" w:rsidDel="009D19E8">
          <w:rPr>
            <w:b/>
            <w:color w:val="FF0000"/>
            <w:lang w:val="en-GB"/>
          </w:rPr>
          <w:delText>approximately</w:delText>
        </w:r>
        <w:r w:rsidR="00DB1DE8" w:rsidDel="009D19E8">
          <w:rPr>
            <w:color w:val="FF0000"/>
            <w:lang w:val="en-GB"/>
          </w:rPr>
          <w:delText xml:space="preserve"> </w:delText>
        </w:r>
        <w:r w:rsidR="00B72AC4" w:rsidDel="009D19E8">
          <w:rPr>
            <w:b/>
            <w:color w:val="FF0000"/>
            <w:lang w:val="en-GB"/>
          </w:rPr>
          <w:delText>two</w:delText>
        </w:r>
        <w:r w:rsidR="00DB1DE8" w:rsidRPr="005260CC" w:rsidDel="009D19E8">
          <w:rPr>
            <w:b/>
            <w:color w:val="FF0000"/>
            <w:lang w:val="en-GB"/>
          </w:rPr>
          <w:delText xml:space="preserve"> page</w:delText>
        </w:r>
        <w:r w:rsidR="005260CC" w:rsidDel="009D19E8">
          <w:rPr>
            <w:b/>
            <w:color w:val="FF0000"/>
            <w:lang w:val="en-GB"/>
          </w:rPr>
          <w:delText>s</w:delText>
        </w:r>
        <w:r w:rsidR="00DB1DE8" w:rsidDel="009D19E8">
          <w:rPr>
            <w:color w:val="FF0000"/>
            <w:lang w:val="en-GB"/>
          </w:rPr>
          <w:delText>. List the requirements in bullet points.</w:delText>
        </w:r>
        <w:r w:rsidR="005260CC" w:rsidDel="009D19E8">
          <w:rPr>
            <w:color w:val="FF0000"/>
            <w:lang w:val="en-GB"/>
          </w:rPr>
          <w:delText xml:space="preserve"> Please keep in mind that this document should not only support our pilots but should also act as a reference point for future users of this tool not familiar with ONLINE S3.</w:delText>
        </w:r>
      </w:del>
    </w:p>
    <w:p w14:paraId="1DF537B7" w14:textId="054ACE94" w:rsidR="00DB1DE8" w:rsidDel="0011085D" w:rsidRDefault="00DB1DE8" w:rsidP="00DB1DE8">
      <w:pPr>
        <w:tabs>
          <w:tab w:val="left" w:pos="7090"/>
        </w:tabs>
        <w:rPr>
          <w:del w:id="337" w:author="Ryan Faulkner" w:date="2017-04-25T16:25:00Z"/>
          <w:color w:val="FF0000"/>
          <w:lang w:val="en-GB"/>
        </w:rPr>
      </w:pPr>
    </w:p>
    <w:p w14:paraId="5C46F187" w14:textId="31194AC8" w:rsidR="0000607D" w:rsidRPr="00604F40" w:rsidDel="00D93A0D" w:rsidRDefault="0000607D" w:rsidP="0000607D">
      <w:pPr>
        <w:tabs>
          <w:tab w:val="left" w:pos="7090"/>
        </w:tabs>
        <w:rPr>
          <w:del w:id="338" w:author="Ryan Faulkner" w:date="2017-04-26T15:38:00Z"/>
          <w:color w:val="FF0000"/>
          <w:lang w:val="en-GB"/>
        </w:rPr>
      </w:pPr>
      <w:del w:id="339" w:author="Ryan Faulkner" w:date="2017-04-26T15:38:00Z">
        <w:r w:rsidRPr="00604F40" w:rsidDel="00D93A0D">
          <w:rPr>
            <w:color w:val="FF0000"/>
            <w:lang w:val="en-GB"/>
          </w:rPr>
          <w:delText xml:space="preserve">When </w:delText>
        </w:r>
        <w:r w:rsidR="00604F40" w:rsidRPr="00604F40" w:rsidDel="00D93A0D">
          <w:rPr>
            <w:color w:val="FF0000"/>
            <w:lang w:val="en-GB"/>
          </w:rPr>
          <w:delText>using this application,</w:delText>
        </w:r>
        <w:r w:rsidRPr="00604F40" w:rsidDel="00D93A0D">
          <w:rPr>
            <w:color w:val="FF0000"/>
            <w:lang w:val="en-GB"/>
          </w:rPr>
          <w:delText xml:space="preserve"> attention should be paid to following requirements necessary to achieve high quality outcomes:</w:delText>
        </w:r>
      </w:del>
    </w:p>
    <w:p w14:paraId="28ACA4A9" w14:textId="73AF7C88" w:rsidR="0000607D" w:rsidDel="00D93A0D" w:rsidRDefault="0000607D" w:rsidP="0000607D">
      <w:pPr>
        <w:pStyle w:val="ListParagraph"/>
        <w:numPr>
          <w:ilvl w:val="0"/>
          <w:numId w:val="4"/>
        </w:numPr>
        <w:tabs>
          <w:tab w:val="left" w:pos="7090"/>
        </w:tabs>
        <w:rPr>
          <w:del w:id="340" w:author="Ryan Faulkner" w:date="2017-04-26T15:38:00Z"/>
          <w:color w:val="FF0000"/>
          <w:lang w:val="en-GB"/>
        </w:rPr>
      </w:pPr>
      <w:del w:id="341" w:author="Ryan Faulkner" w:date="2017-04-26T15:38:00Z">
        <w:r w:rsidDel="00D93A0D">
          <w:rPr>
            <w:color w:val="FF0000"/>
            <w:lang w:val="en-GB"/>
          </w:rPr>
          <w:delText>Technical issues</w:delText>
        </w:r>
        <w:r w:rsidR="00B72AC4" w:rsidDel="00D93A0D">
          <w:rPr>
            <w:color w:val="FF0000"/>
            <w:lang w:val="en-GB"/>
          </w:rPr>
          <w:delText xml:space="preserve"> and requirements</w:delText>
        </w:r>
        <w:r w:rsidDel="00D93A0D">
          <w:rPr>
            <w:color w:val="FF0000"/>
            <w:lang w:val="en-GB"/>
          </w:rPr>
          <w:delText xml:space="preserve"> (insert links when applicable)</w:delText>
        </w:r>
      </w:del>
    </w:p>
    <w:p w14:paraId="0BBE24EB" w14:textId="5D5A8F09" w:rsidR="00B72AC4" w:rsidRPr="00B72AC4" w:rsidDel="00D93A0D" w:rsidRDefault="0000607D" w:rsidP="0000607D">
      <w:pPr>
        <w:pStyle w:val="ListParagraph"/>
        <w:numPr>
          <w:ilvl w:val="0"/>
          <w:numId w:val="4"/>
        </w:numPr>
        <w:tabs>
          <w:tab w:val="left" w:pos="7090"/>
        </w:tabs>
        <w:rPr>
          <w:del w:id="342" w:author="Ryan Faulkner" w:date="2017-04-26T15:38:00Z"/>
          <w:color w:val="FF0000"/>
          <w:lang w:val="en-GB"/>
        </w:rPr>
      </w:pPr>
      <w:del w:id="343" w:author="Ryan Faulkner" w:date="2017-04-26T15:38:00Z">
        <w:r w:rsidRPr="00B72AC4" w:rsidDel="00D93A0D">
          <w:rPr>
            <w:color w:val="FF0000"/>
            <w:lang w:val="en-GB"/>
          </w:rPr>
          <w:delText>Important for involved stakeholders</w:delText>
        </w:r>
        <w:r w:rsidR="00B72AC4" w:rsidRPr="00B72AC4" w:rsidDel="00D93A0D">
          <w:rPr>
            <w:color w:val="FF0000"/>
            <w:lang w:val="en-GB"/>
          </w:rPr>
          <w:delText xml:space="preserve">: e.g. </w:delText>
        </w:r>
        <w:r w:rsidR="00B72AC4" w:rsidDel="00D93A0D">
          <w:rPr>
            <w:color w:val="FF0000"/>
            <w:lang w:val="en-GB"/>
          </w:rPr>
          <w:delText>expected t</w:delText>
        </w:r>
        <w:r w:rsidRPr="00B72AC4" w:rsidDel="00D93A0D">
          <w:rPr>
            <w:color w:val="FF0000"/>
            <w:lang w:val="en-GB"/>
          </w:rPr>
          <w:delText>ime frame</w:delText>
        </w:r>
        <w:r w:rsidR="00B72AC4" w:rsidDel="00D93A0D">
          <w:rPr>
            <w:color w:val="FF0000"/>
            <w:lang w:val="en-GB"/>
          </w:rPr>
          <w:delText>/ outcome when using this tool</w:delText>
        </w:r>
        <w:r w:rsidR="00B72AC4" w:rsidRPr="00B72AC4" w:rsidDel="00D93A0D">
          <w:rPr>
            <w:color w:val="FF0000"/>
            <w:lang w:val="en-GB"/>
          </w:rPr>
          <w:delText xml:space="preserve"> </w:delText>
        </w:r>
      </w:del>
    </w:p>
    <w:p w14:paraId="1169CC1D" w14:textId="65365DCC" w:rsidR="0000607D" w:rsidRPr="00B72AC4" w:rsidDel="00D93A0D" w:rsidRDefault="00B72AC4" w:rsidP="0000607D">
      <w:pPr>
        <w:pStyle w:val="ListParagraph"/>
        <w:numPr>
          <w:ilvl w:val="0"/>
          <w:numId w:val="4"/>
        </w:numPr>
        <w:tabs>
          <w:tab w:val="left" w:pos="7090"/>
        </w:tabs>
        <w:rPr>
          <w:del w:id="344" w:author="Ryan Faulkner" w:date="2017-04-26T15:38:00Z"/>
          <w:color w:val="FF0000"/>
          <w:lang w:val="en-GB"/>
        </w:rPr>
      </w:pPr>
      <w:del w:id="345" w:author="Ryan Faulkner" w:date="2017-04-26T15:38:00Z">
        <w:r w:rsidDel="00D93A0D">
          <w:rPr>
            <w:color w:val="FF0000"/>
            <w:lang w:val="en-GB"/>
          </w:rPr>
          <w:delText>Relevant information when interpreting the outcome</w:delText>
        </w:r>
      </w:del>
    </w:p>
    <w:p w14:paraId="22C8355A" w14:textId="6B254972" w:rsidR="0000607D" w:rsidRPr="0000607D" w:rsidDel="00D93A0D" w:rsidRDefault="0000607D" w:rsidP="0000607D">
      <w:pPr>
        <w:pStyle w:val="ListParagraph"/>
        <w:numPr>
          <w:ilvl w:val="0"/>
          <w:numId w:val="4"/>
        </w:numPr>
        <w:tabs>
          <w:tab w:val="left" w:pos="7090"/>
        </w:tabs>
        <w:rPr>
          <w:del w:id="346" w:author="Ryan Faulkner" w:date="2017-04-26T15:38:00Z"/>
          <w:color w:val="FF0000"/>
          <w:lang w:val="en-GB"/>
        </w:rPr>
      </w:pPr>
      <w:del w:id="347" w:author="Ryan Faulkner" w:date="2017-04-26T15:38:00Z">
        <w:r w:rsidDel="00D93A0D">
          <w:rPr>
            <w:color w:val="FF0000"/>
            <w:lang w:val="en-GB"/>
          </w:rPr>
          <w:delText>Other issues</w:delText>
        </w:r>
      </w:del>
    </w:p>
    <w:p w14:paraId="2F389F5F" w14:textId="77777777" w:rsidR="00D93A0D" w:rsidRDefault="0000607D">
      <w:pPr>
        <w:spacing w:after="0"/>
        <w:jc w:val="both"/>
        <w:rPr>
          <w:ins w:id="348" w:author="Ryan Faulkner" w:date="2017-04-26T15:38:00Z"/>
          <w:color w:val="FF0000"/>
          <w:lang w:val="en-GB"/>
        </w:rPr>
        <w:pPrChange w:id="349" w:author="Ryan Faulkner" w:date="2017-04-26T15:23:00Z">
          <w:pPr>
            <w:jc w:val="both"/>
          </w:pPr>
        </w:pPrChange>
      </w:pPr>
      <w:del w:id="350" w:author="Ryan Faulkner" w:date="2017-04-26T15:38:00Z">
        <w:r w:rsidDel="00D93A0D">
          <w:rPr>
            <w:color w:val="FF0000"/>
            <w:lang w:val="en-GB"/>
          </w:rPr>
          <w:delText xml:space="preserve">Please outline the process for this tool/method with using the following smart art. </w:delText>
        </w:r>
      </w:del>
    </w:p>
    <w:p w14:paraId="54A7D3F5" w14:textId="4BC3BD0E" w:rsidR="0011085D" w:rsidRPr="009D19E8" w:rsidRDefault="009D19E8">
      <w:pPr>
        <w:spacing w:after="0"/>
        <w:jc w:val="both"/>
        <w:rPr>
          <w:ins w:id="351" w:author="Ryan Faulkner" w:date="2017-04-25T16:26:00Z"/>
          <w:b/>
          <w:lang w:val="en-GB"/>
          <w:rPrChange w:id="352" w:author="Ryan Faulkner" w:date="2017-04-26T14:54:00Z">
            <w:rPr>
              <w:ins w:id="353" w:author="Ryan Faulkner" w:date="2017-04-25T16:26:00Z"/>
              <w:color w:val="FF0000"/>
              <w:lang w:val="en-GB"/>
            </w:rPr>
          </w:rPrChange>
        </w:rPr>
        <w:pPrChange w:id="354" w:author="Ryan Faulkner" w:date="2017-04-26T15:23:00Z">
          <w:pPr>
            <w:jc w:val="both"/>
          </w:pPr>
        </w:pPrChange>
      </w:pPr>
      <w:ins w:id="355" w:author="Ryan Faulkner" w:date="2017-04-26T14:54:00Z">
        <w:r w:rsidRPr="009D19E8">
          <w:rPr>
            <w:b/>
            <w:lang w:val="en-GB"/>
            <w:rPrChange w:id="356" w:author="Ryan Faulkner" w:date="2017-04-26T14:54:00Z">
              <w:rPr>
                <w:lang w:val="en-GB"/>
              </w:rPr>
            </w:rPrChange>
          </w:rPr>
          <w:t>Requirements</w:t>
        </w:r>
      </w:ins>
    </w:p>
    <w:p w14:paraId="55B57BC8" w14:textId="1EA89099" w:rsidR="0011085D" w:rsidRDefault="0011085D" w:rsidP="0000607D">
      <w:pPr>
        <w:jc w:val="both"/>
        <w:rPr>
          <w:ins w:id="357" w:author="Ryan Faulkner" w:date="2017-04-25T16:26:00Z"/>
          <w:lang w:val="en-GB"/>
        </w:rPr>
      </w:pPr>
      <w:ins w:id="358" w:author="Ryan Faulkner" w:date="2017-04-25T16:26:00Z">
        <w:r w:rsidRPr="0011085D">
          <w:rPr>
            <w:lang w:val="en-GB"/>
            <w:rPrChange w:id="359" w:author="Ryan Faulkner" w:date="2017-04-25T16:26:00Z">
              <w:rPr>
                <w:color w:val="FF0000"/>
                <w:lang w:val="en-GB"/>
              </w:rPr>
            </w:rPrChange>
          </w:rPr>
          <w:t xml:space="preserve">Various types of data </w:t>
        </w:r>
      </w:ins>
      <w:ins w:id="360" w:author="Ryan Faulkner" w:date="2017-04-26T15:26:00Z">
        <w:r w:rsidR="00B211F9">
          <w:rPr>
            <w:lang w:val="en-GB"/>
          </w:rPr>
          <w:t>concerning</w:t>
        </w:r>
      </w:ins>
      <w:ins w:id="361" w:author="Ryan Faulkner" w:date="2017-04-25T16:26:00Z">
        <w:r w:rsidRPr="0011085D">
          <w:rPr>
            <w:lang w:val="en-GB"/>
            <w:rPrChange w:id="362" w:author="Ryan Faulkner" w:date="2017-04-25T16:26:00Z">
              <w:rPr>
                <w:color w:val="FF0000"/>
                <w:lang w:val="en-GB"/>
              </w:rPr>
            </w:rPrChange>
          </w:rPr>
          <w:t xml:space="preserve"> RIS3 projects</w:t>
        </w:r>
      </w:ins>
      <w:ins w:id="363" w:author="Ryan Faulkner" w:date="2017-04-26T15:27:00Z">
        <w:r w:rsidR="00B211F9" w:rsidRPr="00B211F9">
          <w:rPr>
            <w:lang w:val="en-GB"/>
          </w:rPr>
          <w:t xml:space="preserve"> </w:t>
        </w:r>
        <w:r w:rsidR="00B211F9">
          <w:rPr>
            <w:lang w:val="en-GB"/>
          </w:rPr>
          <w:t>are sourced</w:t>
        </w:r>
      </w:ins>
      <w:ins w:id="364" w:author="Ryan Faulkner" w:date="2017-04-26T15:28:00Z">
        <w:r w:rsidR="00B211F9">
          <w:rPr>
            <w:lang w:val="en-GB"/>
          </w:rPr>
          <w:t xml:space="preserve"> for compilation by the Open Data Tool Platform</w:t>
        </w:r>
      </w:ins>
      <w:ins w:id="365" w:author="Ryan Faulkner" w:date="2017-04-26T15:27:00Z">
        <w:r w:rsidR="00B211F9">
          <w:rPr>
            <w:lang w:val="en-GB"/>
          </w:rPr>
          <w:t>,</w:t>
        </w:r>
      </w:ins>
      <w:ins w:id="366" w:author="Ryan Faulkner" w:date="2017-04-26T15:28:00Z">
        <w:r w:rsidR="00B211F9">
          <w:rPr>
            <w:lang w:val="en-GB"/>
          </w:rPr>
          <w:t xml:space="preserve"> each source</w:t>
        </w:r>
      </w:ins>
      <w:ins w:id="367" w:author="Ryan Faulkner" w:date="2017-04-26T15:27:00Z">
        <w:r w:rsidR="00B211F9">
          <w:rPr>
            <w:lang w:val="en-GB"/>
          </w:rPr>
          <w:t xml:space="preserve"> </w:t>
        </w:r>
      </w:ins>
      <w:ins w:id="368" w:author="Ryan Faulkner" w:date="2017-04-26T15:39:00Z">
        <w:r w:rsidR="00D93A0D">
          <w:rPr>
            <w:lang w:val="en-GB"/>
          </w:rPr>
          <w:t xml:space="preserve">is considered </w:t>
        </w:r>
      </w:ins>
      <w:ins w:id="369" w:author="Ryan Faulkner" w:date="2017-04-26T15:27:00Z">
        <w:r w:rsidR="00B211F9">
          <w:rPr>
            <w:lang w:val="en-GB"/>
          </w:rPr>
          <w:t>reliable and up-to-date.</w:t>
        </w:r>
      </w:ins>
      <w:ins w:id="370" w:author="Ryan Faulkner" w:date="2017-04-26T15:29:00Z">
        <w:r w:rsidR="00B211F9">
          <w:rPr>
            <w:lang w:val="en-GB"/>
          </w:rPr>
          <w:t xml:space="preserve"> </w:t>
        </w:r>
      </w:ins>
      <w:ins w:id="371" w:author="Ryan Faulkner" w:date="2017-04-26T15:39:00Z">
        <w:r w:rsidR="00D93A0D">
          <w:rPr>
            <w:lang w:val="en-GB"/>
          </w:rPr>
          <w:t>Data sources are</w:t>
        </w:r>
      </w:ins>
      <w:ins w:id="372" w:author="Ryan Faulkner" w:date="2017-04-26T15:29:00Z">
        <w:r w:rsidR="00B211F9">
          <w:rPr>
            <w:lang w:val="en-GB"/>
          </w:rPr>
          <w:t xml:space="preserve"> synchronise</w:t>
        </w:r>
      </w:ins>
      <w:ins w:id="373" w:author="Ryan Faulkner" w:date="2017-04-26T15:39:00Z">
        <w:r w:rsidR="00D93A0D">
          <w:rPr>
            <w:lang w:val="en-GB"/>
          </w:rPr>
          <w:t>d</w:t>
        </w:r>
      </w:ins>
      <w:ins w:id="374" w:author="Ryan Faulkner" w:date="2017-04-26T15:29:00Z">
        <w:r w:rsidR="00B211F9">
          <w:rPr>
            <w:lang w:val="en-GB"/>
          </w:rPr>
          <w:t xml:space="preserve"> </w:t>
        </w:r>
      </w:ins>
      <w:ins w:id="375" w:author="Ryan Faulkner" w:date="2017-04-26T15:40:00Z">
        <w:r w:rsidR="00D93A0D">
          <w:rPr>
            <w:lang w:val="en-GB"/>
          </w:rPr>
          <w:t>to</w:t>
        </w:r>
      </w:ins>
      <w:ins w:id="376" w:author="Ryan Faulkner" w:date="2017-04-26T15:29:00Z">
        <w:r w:rsidR="00B211F9">
          <w:rPr>
            <w:lang w:val="en-GB"/>
          </w:rPr>
          <w:t xml:space="preserve"> </w:t>
        </w:r>
      </w:ins>
      <w:ins w:id="377" w:author="Ryan Faulkner" w:date="2017-04-26T15:41:00Z">
        <w:r w:rsidR="00D93A0D">
          <w:rPr>
            <w:lang w:val="en-GB"/>
          </w:rPr>
          <w:t xml:space="preserve">enable the </w:t>
        </w:r>
      </w:ins>
      <w:ins w:id="378" w:author="Ryan Faulkner" w:date="2017-04-26T15:29:00Z">
        <w:r w:rsidR="00B211F9">
          <w:rPr>
            <w:lang w:val="en-GB"/>
          </w:rPr>
          <w:t>effective track</w:t>
        </w:r>
      </w:ins>
      <w:ins w:id="379" w:author="Ryan Faulkner" w:date="2017-04-26T15:41:00Z">
        <w:r w:rsidR="00D93A0D">
          <w:rPr>
            <w:lang w:val="en-GB"/>
          </w:rPr>
          <w:t>ing of</w:t>
        </w:r>
      </w:ins>
      <w:ins w:id="380" w:author="Ryan Faulkner" w:date="2017-04-26T15:29:00Z">
        <w:r w:rsidR="00B211F9">
          <w:rPr>
            <w:lang w:val="en-GB"/>
          </w:rPr>
          <w:t xml:space="preserve"> changes</w:t>
        </w:r>
      </w:ins>
      <w:ins w:id="381" w:author="Ryan Faulkner" w:date="2017-04-26T15:41:00Z">
        <w:r w:rsidR="00D93A0D">
          <w:rPr>
            <w:lang w:val="en-GB"/>
          </w:rPr>
          <w:t xml:space="preserve"> in terms of </w:t>
        </w:r>
      </w:ins>
      <w:ins w:id="382" w:author="Ryan Faulkner" w:date="2017-04-26T15:42:00Z">
        <w:r w:rsidR="00C941E5">
          <w:rPr>
            <w:lang w:val="en-GB"/>
          </w:rPr>
          <w:t xml:space="preserve">user </w:t>
        </w:r>
      </w:ins>
      <w:ins w:id="383" w:author="Ryan Faulkner" w:date="2017-04-26T15:41:00Z">
        <w:r w:rsidR="00D93A0D">
          <w:rPr>
            <w:lang w:val="en-GB"/>
          </w:rPr>
          <w:t>notifications</w:t>
        </w:r>
      </w:ins>
      <w:ins w:id="384" w:author="Ryan Faulkner" w:date="2017-04-26T15:29:00Z">
        <w:r w:rsidR="00B211F9">
          <w:rPr>
            <w:lang w:val="en-GB"/>
          </w:rPr>
          <w:t>. This is achieved using data archived by the CORDIS project where</w:t>
        </w:r>
      </w:ins>
      <w:ins w:id="385" w:author="Ryan Faulkner" w:date="2017-04-26T15:32:00Z">
        <w:r w:rsidR="00B211F9">
          <w:rPr>
            <w:lang w:val="en-GB"/>
          </w:rPr>
          <w:t xml:space="preserve"> a</w:t>
        </w:r>
      </w:ins>
      <w:ins w:id="386" w:author="Ryan Faulkner" w:date="2017-04-25T16:26:00Z">
        <w:r w:rsidRPr="0011085D">
          <w:rPr>
            <w:lang w:val="en-GB"/>
            <w:rPrChange w:id="387" w:author="Ryan Faulkner" w:date="2017-04-25T16:26:00Z">
              <w:rPr>
                <w:color w:val="FF0000"/>
                <w:lang w:val="en-GB"/>
              </w:rPr>
            </w:rPrChange>
          </w:rPr>
          <w:t xml:space="preserve"> generic</w:t>
        </w:r>
      </w:ins>
      <w:ins w:id="388" w:author="Ryan Faulkner" w:date="2017-04-26T15:29:00Z">
        <w:r w:rsidR="00B211F9">
          <w:rPr>
            <w:lang w:val="en-GB"/>
          </w:rPr>
          <w:t>, standardised</w:t>
        </w:r>
      </w:ins>
      <w:ins w:id="389" w:author="Ryan Faulkner" w:date="2017-04-25T16:26:00Z">
        <w:r w:rsidRPr="0011085D">
          <w:rPr>
            <w:lang w:val="en-GB"/>
            <w:rPrChange w:id="390" w:author="Ryan Faulkner" w:date="2017-04-25T16:26:00Z">
              <w:rPr>
                <w:color w:val="FF0000"/>
                <w:lang w:val="en-GB"/>
              </w:rPr>
            </w:rPrChange>
          </w:rPr>
          <w:t xml:space="preserve"> model </w:t>
        </w:r>
      </w:ins>
      <w:ins w:id="391" w:author="Ryan Faulkner" w:date="2017-04-26T15:28:00Z">
        <w:r w:rsidR="00B211F9">
          <w:rPr>
            <w:lang w:val="en-GB"/>
          </w:rPr>
          <w:t xml:space="preserve">has been devised </w:t>
        </w:r>
      </w:ins>
      <w:ins w:id="392" w:author="Ryan Faulkner" w:date="2017-04-25T16:26:00Z">
        <w:r w:rsidRPr="0011085D">
          <w:rPr>
            <w:lang w:val="en-GB"/>
            <w:rPrChange w:id="393" w:author="Ryan Faulkner" w:date="2017-04-25T16:26:00Z">
              <w:rPr>
                <w:color w:val="FF0000"/>
                <w:lang w:val="en-GB"/>
              </w:rPr>
            </w:rPrChange>
          </w:rPr>
          <w:t>to represent</w:t>
        </w:r>
        <w:r w:rsidR="00B211F9">
          <w:rPr>
            <w:lang w:val="en-GB"/>
          </w:rPr>
          <w:t xml:space="preserve"> project</w:t>
        </w:r>
      </w:ins>
      <w:ins w:id="394" w:author="Ryan Faulkner" w:date="2017-04-26T15:32:00Z">
        <w:r w:rsidR="00B211F9">
          <w:rPr>
            <w:lang w:val="en-GB"/>
          </w:rPr>
          <w:t>s and organisations</w:t>
        </w:r>
      </w:ins>
      <w:ins w:id="395" w:author="Ryan Faulkner" w:date="2017-04-25T16:26:00Z">
        <w:r w:rsidRPr="0011085D">
          <w:rPr>
            <w:lang w:val="en-GB"/>
            <w:rPrChange w:id="396" w:author="Ryan Faulkner" w:date="2017-04-25T16:26:00Z">
              <w:rPr>
                <w:color w:val="FF0000"/>
                <w:lang w:val="en-GB"/>
              </w:rPr>
            </w:rPrChange>
          </w:rPr>
          <w:t>.</w:t>
        </w:r>
      </w:ins>
      <w:ins w:id="397" w:author="Ryan Faulkner" w:date="2017-04-26T15:32:00Z">
        <w:r w:rsidR="00B211F9">
          <w:rPr>
            <w:lang w:val="en-GB"/>
          </w:rPr>
          <w:t xml:space="preserve"> The Open Data Tool builds up</w:t>
        </w:r>
        <w:r w:rsidR="006A524D">
          <w:rPr>
            <w:lang w:val="en-GB"/>
          </w:rPr>
          <w:t xml:space="preserve">on this offering </w:t>
        </w:r>
      </w:ins>
      <w:ins w:id="398" w:author="Ryan Faulkner" w:date="2017-04-26T15:34:00Z">
        <w:r w:rsidR="006A524D">
          <w:rPr>
            <w:lang w:val="en-GB"/>
          </w:rPr>
          <w:t>f</w:t>
        </w:r>
      </w:ins>
      <w:ins w:id="399" w:author="Ryan Faulkner" w:date="2017-04-25T16:26:00Z">
        <w:r w:rsidRPr="0011085D">
          <w:rPr>
            <w:lang w:val="en-GB"/>
            <w:rPrChange w:id="400" w:author="Ryan Faulkner" w:date="2017-04-25T16:26:00Z">
              <w:rPr>
                <w:color w:val="FF0000"/>
                <w:lang w:val="en-GB"/>
              </w:rPr>
            </w:rPrChange>
          </w:rPr>
          <w:t xml:space="preserve">urther information </w:t>
        </w:r>
      </w:ins>
      <w:ins w:id="401" w:author="Ryan Faulkner" w:date="2017-04-26T15:33:00Z">
        <w:r w:rsidR="00B211F9">
          <w:rPr>
            <w:lang w:val="en-GB"/>
          </w:rPr>
          <w:t xml:space="preserve">extracted </w:t>
        </w:r>
        <w:r w:rsidR="006A524D">
          <w:rPr>
            <w:lang w:val="en-GB"/>
          </w:rPr>
          <w:t>to</w:t>
        </w:r>
        <w:r w:rsidR="00B211F9">
          <w:rPr>
            <w:lang w:val="en-GB"/>
          </w:rPr>
          <w:t xml:space="preserve"> create</w:t>
        </w:r>
      </w:ins>
      <w:ins w:id="402" w:author="Ryan Faulkner" w:date="2017-04-25T16:26:00Z">
        <w:r w:rsidRPr="0011085D">
          <w:rPr>
            <w:lang w:val="en-GB"/>
            <w:rPrChange w:id="403" w:author="Ryan Faulkner" w:date="2017-04-25T16:26:00Z">
              <w:rPr>
                <w:color w:val="FF0000"/>
                <w:lang w:val="en-GB"/>
              </w:rPr>
            </w:rPrChange>
          </w:rPr>
          <w:t xml:space="preserve"> linkage between each project and the corresponding S3 priority to be supported by the objectives of the project.</w:t>
        </w:r>
      </w:ins>
    </w:p>
    <w:p w14:paraId="1FC3D232" w14:textId="58B5D52A" w:rsidR="0011085D" w:rsidRDefault="0011085D">
      <w:pPr>
        <w:spacing w:after="0"/>
        <w:jc w:val="both"/>
        <w:rPr>
          <w:ins w:id="404" w:author="Ryan Faulkner" w:date="2017-04-25T16:26:00Z"/>
          <w:lang w:val="en-GB"/>
        </w:rPr>
        <w:pPrChange w:id="405" w:author="Ryan Faulkner" w:date="2017-04-26T14:54:00Z">
          <w:pPr>
            <w:jc w:val="both"/>
          </w:pPr>
        </w:pPrChange>
      </w:pPr>
      <w:ins w:id="406" w:author="Ryan Faulkner" w:date="2017-04-25T16:26:00Z">
        <w:r>
          <w:rPr>
            <w:lang w:val="en-GB"/>
          </w:rPr>
          <w:t xml:space="preserve">Relevant </w:t>
        </w:r>
      </w:ins>
      <w:ins w:id="407" w:author="Ryan Faulkner" w:date="2017-04-26T14:57:00Z">
        <w:r w:rsidR="009D19E8">
          <w:rPr>
            <w:lang w:val="en-GB"/>
          </w:rPr>
          <w:t>D</w:t>
        </w:r>
      </w:ins>
      <w:ins w:id="408" w:author="Ryan Faulkner" w:date="2017-04-25T16:26:00Z">
        <w:r>
          <w:rPr>
            <w:lang w:val="en-GB"/>
          </w:rPr>
          <w:t>ata sources</w:t>
        </w:r>
      </w:ins>
      <w:ins w:id="409" w:author="Ryan Faulkner" w:date="2017-04-26T14:52:00Z">
        <w:r w:rsidR="00660C13">
          <w:rPr>
            <w:lang w:val="en-GB"/>
          </w:rPr>
          <w:t xml:space="preserve"> include</w:t>
        </w:r>
      </w:ins>
      <w:ins w:id="410" w:author="Ryan Faulkner" w:date="2017-04-25T16:26:00Z">
        <w:r>
          <w:rPr>
            <w:lang w:val="en-GB"/>
          </w:rPr>
          <w:t>:</w:t>
        </w:r>
      </w:ins>
    </w:p>
    <w:p w14:paraId="5809809F" w14:textId="0E45449A" w:rsidR="009D19E8" w:rsidRDefault="009D19E8">
      <w:pPr>
        <w:pStyle w:val="ListParagraph"/>
        <w:numPr>
          <w:ilvl w:val="0"/>
          <w:numId w:val="6"/>
        </w:numPr>
        <w:jc w:val="both"/>
        <w:rPr>
          <w:ins w:id="411" w:author="Ryan Faulkner" w:date="2017-04-26T14:55:00Z"/>
          <w:lang w:val="en-GB"/>
        </w:rPr>
        <w:pPrChange w:id="412" w:author="Ryan Faulkner" w:date="2017-04-25T16:26:00Z">
          <w:pPr>
            <w:jc w:val="both"/>
          </w:pPr>
        </w:pPrChange>
      </w:pPr>
      <w:ins w:id="413" w:author="Ryan Faulkner" w:date="2017-04-26T14:55:00Z">
        <w:r>
          <w:rPr>
            <w:lang w:val="en-GB"/>
          </w:rPr>
          <w:t>CORDIS</w:t>
        </w:r>
      </w:ins>
    </w:p>
    <w:p w14:paraId="29D693A0" w14:textId="3E54D8AF" w:rsidR="0011085D" w:rsidRPr="0011085D" w:rsidRDefault="009D19E8">
      <w:pPr>
        <w:pStyle w:val="ListParagraph"/>
        <w:numPr>
          <w:ilvl w:val="1"/>
          <w:numId w:val="6"/>
        </w:numPr>
        <w:ind w:left="1134"/>
        <w:jc w:val="both"/>
        <w:rPr>
          <w:ins w:id="414" w:author="Ryan Faulkner" w:date="2017-04-25T16:26:00Z"/>
          <w:lang w:val="en-GB"/>
        </w:rPr>
        <w:pPrChange w:id="415" w:author="Ryan Faulkner" w:date="2017-04-26T14:56:00Z">
          <w:pPr>
            <w:jc w:val="both"/>
          </w:pPr>
        </w:pPrChange>
      </w:pPr>
      <w:ins w:id="416" w:author="Ryan Faulkner" w:date="2017-04-25T16:26:00Z">
        <w:r>
          <w:rPr>
            <w:lang w:val="en-GB"/>
          </w:rPr>
          <w:t>Regional S3 Project Websites</w:t>
        </w:r>
      </w:ins>
    </w:p>
    <w:p w14:paraId="6AC3BCA3" w14:textId="76AB2921" w:rsidR="0011085D" w:rsidRDefault="0011085D">
      <w:pPr>
        <w:pStyle w:val="ListParagraph"/>
        <w:numPr>
          <w:ilvl w:val="1"/>
          <w:numId w:val="6"/>
        </w:numPr>
        <w:ind w:left="1134"/>
        <w:jc w:val="both"/>
        <w:rPr>
          <w:ins w:id="417" w:author="Ryan Faulkner" w:date="2017-04-25T16:26:00Z"/>
          <w:lang w:val="en-GB"/>
        </w:rPr>
        <w:pPrChange w:id="418" w:author="Ryan Faulkner" w:date="2017-04-26T14:56:00Z">
          <w:pPr>
            <w:jc w:val="both"/>
          </w:pPr>
        </w:pPrChange>
      </w:pPr>
      <w:ins w:id="419" w:author="Ryan Faulkner" w:date="2017-04-25T16:26:00Z">
        <w:r w:rsidRPr="0011085D">
          <w:rPr>
            <w:lang w:val="en-GB"/>
          </w:rPr>
          <w:t>Regional S3 Project Progress Review Report</w:t>
        </w:r>
      </w:ins>
      <w:ins w:id="420" w:author="Ryan Faulkner" w:date="2017-04-26T14:55:00Z">
        <w:r w:rsidR="009D19E8">
          <w:rPr>
            <w:lang w:val="en-GB"/>
          </w:rPr>
          <w:t>s</w:t>
        </w:r>
      </w:ins>
      <w:ins w:id="421" w:author="Ryan Faulkner" w:date="2017-04-25T16:26:00Z">
        <w:r w:rsidR="009D19E8">
          <w:rPr>
            <w:lang w:val="en-GB"/>
          </w:rPr>
          <w:t xml:space="preserve"> </w:t>
        </w:r>
      </w:ins>
    </w:p>
    <w:p w14:paraId="1F55D565" w14:textId="1CF0691B" w:rsidR="009D19E8" w:rsidRPr="0011085D" w:rsidRDefault="009D19E8">
      <w:pPr>
        <w:pStyle w:val="ListParagraph"/>
        <w:numPr>
          <w:ilvl w:val="0"/>
          <w:numId w:val="6"/>
        </w:numPr>
        <w:jc w:val="both"/>
        <w:rPr>
          <w:ins w:id="422" w:author="Ryan Faulkner" w:date="2017-04-25T16:26:00Z"/>
          <w:lang w:val="en-GB"/>
        </w:rPr>
        <w:pPrChange w:id="423" w:author="Ryan Faulkner" w:date="2017-04-26T14:56:00Z">
          <w:pPr>
            <w:jc w:val="both"/>
          </w:pPr>
        </w:pPrChange>
      </w:pPr>
      <w:ins w:id="424" w:author="Ryan Faulkner" w:date="2017-04-26T14:56:00Z">
        <w:r>
          <w:rPr>
            <w:lang w:val="en-GB"/>
          </w:rPr>
          <w:t>Online S3 Platform</w:t>
        </w:r>
      </w:ins>
    </w:p>
    <w:p w14:paraId="7F37DD04" w14:textId="35808E6F" w:rsidR="0011085D" w:rsidRDefault="0011085D">
      <w:pPr>
        <w:pStyle w:val="ListParagraph"/>
        <w:numPr>
          <w:ilvl w:val="1"/>
          <w:numId w:val="6"/>
        </w:numPr>
        <w:ind w:left="1134"/>
        <w:jc w:val="both"/>
        <w:rPr>
          <w:ins w:id="425" w:author="Ryan Faulkner" w:date="2017-04-26T15:43:00Z"/>
          <w:lang w:val="en-GB"/>
        </w:rPr>
        <w:pPrChange w:id="426" w:author="Ryan Faulkner" w:date="2017-04-26T14:56:00Z">
          <w:pPr>
            <w:jc w:val="both"/>
          </w:pPr>
        </w:pPrChange>
      </w:pPr>
      <w:ins w:id="427" w:author="Ryan Faulkner" w:date="2017-04-25T16:26:00Z">
        <w:r w:rsidRPr="0011085D">
          <w:rPr>
            <w:lang w:val="en-GB"/>
          </w:rPr>
          <w:t>Regional Innovation Maps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428" w:author="Ryan Faulkner" w:date="2017-04-26T15:49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397"/>
        <w:gridCol w:w="851"/>
        <w:gridCol w:w="4814"/>
        <w:tblGridChange w:id="429">
          <w:tblGrid>
            <w:gridCol w:w="3397"/>
            <w:gridCol w:w="284"/>
            <w:gridCol w:w="5381"/>
          </w:tblGrid>
        </w:tblGridChange>
      </w:tblGrid>
      <w:tr w:rsidR="000510A5" w14:paraId="0515B93D" w14:textId="77777777" w:rsidTr="000510A5">
        <w:trPr>
          <w:ins w:id="430" w:author="Ryan Faulkner" w:date="2017-04-26T15:43:00Z"/>
        </w:trPr>
        <w:tc>
          <w:tcPr>
            <w:tcW w:w="3397" w:type="dxa"/>
            <w:tcBorders>
              <w:right w:val="single" w:sz="4" w:space="0" w:color="auto"/>
            </w:tcBorders>
            <w:tcPrChange w:id="431" w:author="Ryan Faulkner" w:date="2017-04-26T15:49:00Z">
              <w:tcPr>
                <w:tcW w:w="3397" w:type="dxa"/>
                <w:tcBorders>
                  <w:right w:val="single" w:sz="4" w:space="0" w:color="auto"/>
                </w:tcBorders>
              </w:tcPr>
            </w:tcPrChange>
          </w:tcPr>
          <w:p w14:paraId="09435A72" w14:textId="51739269" w:rsidR="000510A5" w:rsidRDefault="00BE79FB">
            <w:pPr>
              <w:jc w:val="center"/>
              <w:rPr>
                <w:ins w:id="432" w:author="Ryan Faulkner" w:date="2017-04-26T15:43:00Z"/>
                <w:lang w:val="en-GB"/>
              </w:rPr>
              <w:pPrChange w:id="433" w:author="Ryan Faulkner" w:date="2017-04-26T15:50:00Z">
                <w:pPr>
                  <w:jc w:val="both"/>
                </w:pPr>
              </w:pPrChange>
            </w:pPr>
            <w:ins w:id="434" w:author="Ryan Faulkner" w:date="2017-04-26T15:50:00Z">
              <w:r>
                <w:rPr>
                  <w:noProof/>
                  <w:lang w:val="en-GB" w:eastAsia="en-GB"/>
                </w:rPr>
                <mc:AlternateContent>
                  <mc:Choice Requires="wps">
                    <w:drawing>
                      <wp:anchor distT="0" distB="0" distL="114300" distR="114300" simplePos="0" relativeHeight="251660800" behindDoc="0" locked="0" layoutInCell="1" allowOverlap="1" wp14:anchorId="59C4B111" wp14:editId="74D4EE05">
                        <wp:simplePos x="0" y="0"/>
                        <wp:positionH relativeFrom="column">
                          <wp:posOffset>2076450</wp:posOffset>
                        </wp:positionH>
                        <wp:positionV relativeFrom="paragraph">
                          <wp:posOffset>258444</wp:posOffset>
                        </wp:positionV>
                        <wp:extent cx="542925" cy="171450"/>
                        <wp:effectExtent l="0" t="0" r="28575" b="19050"/>
                        <wp:wrapNone/>
                        <wp:docPr id="4" name="Straight Connector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V="1">
                                  <a:off x="0" y="0"/>
                                  <a:ext cx="542925" cy="1714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line w14:anchorId="48062818" id="Straight Connector 4" o:spid="_x0000_s1026" style="position:absolute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5pt,20.35pt" to="206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" strokecolor="black [3200]" strokeweight=".5pt">
                        <v:stroke joinstyle="miter"/>
                      </v:line>
                    </w:pict>
                  </mc:Fallback>
                </mc:AlternateContent>
              </w:r>
            </w:ins>
            <w:ins w:id="435" w:author="Ryan Faulkner" w:date="2017-04-26T15:45:00Z">
              <w:r w:rsidR="000510A5">
                <w:rPr>
                  <w:lang w:val="en-GB"/>
                </w:rPr>
                <w:t>Project</w:t>
              </w:r>
            </w:ins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PrChange w:id="436" w:author="Ryan Faulkner" w:date="2017-04-26T15:49:00Z">
              <w:tcPr>
                <w:tcW w:w="284" w:type="dxa"/>
                <w:vMerge w:val="restart"/>
                <w:tcBorders>
                  <w:top w:val="nil"/>
                  <w:left w:val="single" w:sz="4" w:space="0" w:color="auto"/>
                  <w:right w:val="single" w:sz="4" w:space="0" w:color="auto"/>
                </w:tcBorders>
              </w:tcPr>
            </w:tcPrChange>
          </w:tcPr>
          <w:p w14:paraId="4CEDB0F4" w14:textId="77777777" w:rsidR="000510A5" w:rsidRDefault="000510A5" w:rsidP="00C941E5">
            <w:pPr>
              <w:jc w:val="both"/>
              <w:rPr>
                <w:ins w:id="437" w:author="Ryan Faulkner" w:date="2017-04-26T15:48:00Z"/>
                <w:lang w:val="en-GB"/>
              </w:rPr>
            </w:pPr>
          </w:p>
        </w:tc>
        <w:tc>
          <w:tcPr>
            <w:tcW w:w="4814" w:type="dxa"/>
            <w:tcBorders>
              <w:left w:val="single" w:sz="4" w:space="0" w:color="auto"/>
            </w:tcBorders>
            <w:tcPrChange w:id="438" w:author="Ryan Faulkner" w:date="2017-04-26T15:49:00Z">
              <w:tcPr>
                <w:tcW w:w="5381" w:type="dxa"/>
                <w:tcBorders>
                  <w:left w:val="single" w:sz="4" w:space="0" w:color="auto"/>
                </w:tcBorders>
              </w:tcPr>
            </w:tcPrChange>
          </w:tcPr>
          <w:p w14:paraId="77F174AB" w14:textId="0581502E" w:rsidR="000510A5" w:rsidRDefault="000510A5">
            <w:pPr>
              <w:jc w:val="center"/>
              <w:rPr>
                <w:ins w:id="439" w:author="Ryan Faulkner" w:date="2017-04-26T15:43:00Z"/>
                <w:lang w:val="en-GB"/>
              </w:rPr>
              <w:pPrChange w:id="440" w:author="Ryan Faulkner" w:date="2017-04-26T15:50:00Z">
                <w:pPr>
                  <w:jc w:val="both"/>
                </w:pPr>
              </w:pPrChange>
            </w:pPr>
            <w:ins w:id="441" w:author="Ryan Faulkner" w:date="2017-04-26T15:45:00Z">
              <w:r>
                <w:rPr>
                  <w:lang w:val="en-GB"/>
                </w:rPr>
                <w:t>Organisation</w:t>
              </w:r>
            </w:ins>
          </w:p>
        </w:tc>
      </w:tr>
      <w:tr w:rsidR="000510A5" w14:paraId="0E89B9D1" w14:textId="77777777" w:rsidTr="000510A5">
        <w:trPr>
          <w:ins w:id="442" w:author="Ryan Faulkner" w:date="2017-04-26T15:44:00Z"/>
        </w:trPr>
        <w:tc>
          <w:tcPr>
            <w:tcW w:w="3397" w:type="dxa"/>
            <w:tcBorders>
              <w:right w:val="single" w:sz="4" w:space="0" w:color="auto"/>
            </w:tcBorders>
            <w:tcPrChange w:id="443" w:author="Ryan Faulkner" w:date="2017-04-26T15:49:00Z">
              <w:tcPr>
                <w:tcW w:w="3397" w:type="dxa"/>
                <w:tcBorders>
                  <w:right w:val="single" w:sz="4" w:space="0" w:color="auto"/>
                </w:tcBorders>
              </w:tcPr>
            </w:tcPrChange>
          </w:tcPr>
          <w:p w14:paraId="45D1DDCC" w14:textId="590E111F" w:rsidR="000510A5" w:rsidRDefault="000510A5">
            <w:pPr>
              <w:jc w:val="center"/>
              <w:rPr>
                <w:ins w:id="444" w:author="Ryan Faulkner" w:date="2017-04-26T15:44:00Z"/>
                <w:lang w:val="en-GB"/>
              </w:rPr>
              <w:pPrChange w:id="445" w:author="Ryan Faulkner" w:date="2017-04-26T15:50:00Z">
                <w:pPr>
                  <w:jc w:val="both"/>
                </w:pPr>
              </w:pPrChange>
            </w:pPr>
            <w:ins w:id="446" w:author="Ryan Faulkner" w:date="2017-04-26T15:45:00Z">
              <w:r>
                <w:rPr>
                  <w:lang w:val="en-GB"/>
                </w:rPr>
                <w:t>Project ID, Acronym</w:t>
              </w:r>
            </w:ins>
            <w:ins w:id="447" w:author="Ryan Faulkner" w:date="2017-04-26T15:46:00Z">
              <w:r>
                <w:rPr>
                  <w:lang w:val="en-GB"/>
                </w:rPr>
                <w:t>, Title, URL</w:t>
              </w:r>
            </w:ins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tcPrChange w:id="448" w:author="Ryan Faulkner" w:date="2017-04-26T15:49:00Z">
              <w:tcPr>
                <w:tcW w:w="284" w:type="dxa"/>
                <w:vMerge/>
                <w:tcBorders>
                  <w:left w:val="single" w:sz="4" w:space="0" w:color="auto"/>
                  <w:right w:val="single" w:sz="4" w:space="0" w:color="auto"/>
                </w:tcBorders>
              </w:tcPr>
            </w:tcPrChange>
          </w:tcPr>
          <w:p w14:paraId="03976FC6" w14:textId="77777777" w:rsidR="000510A5" w:rsidRDefault="000510A5" w:rsidP="00C941E5">
            <w:pPr>
              <w:jc w:val="both"/>
              <w:rPr>
                <w:ins w:id="449" w:author="Ryan Faulkner" w:date="2017-04-26T15:48:00Z"/>
                <w:lang w:val="en-GB"/>
              </w:rPr>
            </w:pPr>
          </w:p>
        </w:tc>
        <w:tc>
          <w:tcPr>
            <w:tcW w:w="4814" w:type="dxa"/>
            <w:tcBorders>
              <w:left w:val="single" w:sz="4" w:space="0" w:color="auto"/>
              <w:bottom w:val="single" w:sz="4" w:space="0" w:color="auto"/>
            </w:tcBorders>
            <w:tcPrChange w:id="450" w:author="Ryan Faulkner" w:date="2017-04-26T15:49:00Z">
              <w:tcPr>
                <w:tcW w:w="5381" w:type="dxa"/>
                <w:tcBorders>
                  <w:left w:val="single" w:sz="4" w:space="0" w:color="auto"/>
                </w:tcBorders>
              </w:tcPr>
            </w:tcPrChange>
          </w:tcPr>
          <w:p w14:paraId="1F36A5F7" w14:textId="55AA5BFA" w:rsidR="000510A5" w:rsidRDefault="000510A5">
            <w:pPr>
              <w:jc w:val="center"/>
              <w:rPr>
                <w:ins w:id="451" w:author="Ryan Faulkner" w:date="2017-04-26T15:44:00Z"/>
                <w:lang w:val="en-GB"/>
              </w:rPr>
              <w:pPrChange w:id="452" w:author="Ryan Faulkner" w:date="2017-04-26T15:50:00Z">
                <w:pPr>
                  <w:jc w:val="both"/>
                </w:pPr>
              </w:pPrChange>
            </w:pPr>
            <w:ins w:id="453" w:author="Ryan Faulkner" w:date="2017-04-26T15:47:00Z">
              <w:r>
                <w:rPr>
                  <w:lang w:val="en-GB"/>
                </w:rPr>
                <w:t>Organisation ID, Short Name, Name, Address</w:t>
              </w:r>
            </w:ins>
          </w:p>
        </w:tc>
      </w:tr>
      <w:tr w:rsidR="000510A5" w14:paraId="2B8BF51B" w14:textId="77777777" w:rsidTr="000510A5">
        <w:trPr>
          <w:ins w:id="454" w:author="Ryan Faulkner" w:date="2017-04-26T15:43:00Z"/>
        </w:trPr>
        <w:tc>
          <w:tcPr>
            <w:tcW w:w="3397" w:type="dxa"/>
            <w:tcBorders>
              <w:right w:val="single" w:sz="4" w:space="0" w:color="auto"/>
            </w:tcBorders>
            <w:tcPrChange w:id="455" w:author="Ryan Faulkner" w:date="2017-04-26T15:49:00Z">
              <w:tcPr>
                <w:tcW w:w="3397" w:type="dxa"/>
                <w:tcBorders>
                  <w:right w:val="single" w:sz="4" w:space="0" w:color="auto"/>
                </w:tcBorders>
              </w:tcPr>
            </w:tcPrChange>
          </w:tcPr>
          <w:p w14:paraId="2D70090A" w14:textId="09A88E25" w:rsidR="000510A5" w:rsidRDefault="000510A5">
            <w:pPr>
              <w:jc w:val="center"/>
              <w:rPr>
                <w:ins w:id="456" w:author="Ryan Faulkner" w:date="2017-04-26T15:43:00Z"/>
                <w:lang w:val="en-GB"/>
              </w:rPr>
              <w:pPrChange w:id="457" w:author="Ryan Faulkner" w:date="2017-04-26T15:50:00Z">
                <w:pPr>
                  <w:jc w:val="both"/>
                </w:pPr>
              </w:pPrChange>
            </w:pPr>
            <w:ins w:id="458" w:author="Ryan Faulkner" w:date="2017-04-26T15:46:00Z">
              <w:r>
                <w:rPr>
                  <w:lang w:val="en-GB"/>
                </w:rPr>
                <w:t>Coordinator, Country</w:t>
              </w:r>
            </w:ins>
            <w:ins w:id="459" w:author="Ryan Faulkner" w:date="2017-04-26T15:50:00Z">
              <w:r>
                <w:rPr>
                  <w:lang w:val="en-GB"/>
                </w:rPr>
                <w:t>, Consortium</w:t>
              </w:r>
            </w:ins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tcPrChange w:id="460" w:author="Ryan Faulkner" w:date="2017-04-26T15:49:00Z">
              <w:tcPr>
                <w:tcW w:w="284" w:type="dxa"/>
                <w:vMerge/>
                <w:tcBorders>
                  <w:left w:val="single" w:sz="4" w:space="0" w:color="auto"/>
                  <w:right w:val="single" w:sz="4" w:space="0" w:color="auto"/>
                </w:tcBorders>
              </w:tcPr>
            </w:tcPrChange>
          </w:tcPr>
          <w:p w14:paraId="32885C0F" w14:textId="77777777" w:rsidR="000510A5" w:rsidRDefault="000510A5" w:rsidP="00C941E5">
            <w:pPr>
              <w:jc w:val="both"/>
              <w:rPr>
                <w:ins w:id="461" w:author="Ryan Faulkner" w:date="2017-04-26T15:48:00Z"/>
                <w:lang w:val="en-GB"/>
              </w:rPr>
            </w:pPr>
          </w:p>
        </w:tc>
        <w:tc>
          <w:tcPr>
            <w:tcW w:w="4814" w:type="dxa"/>
            <w:tcBorders>
              <w:left w:val="single" w:sz="4" w:space="0" w:color="auto"/>
              <w:bottom w:val="single" w:sz="4" w:space="0" w:color="auto"/>
            </w:tcBorders>
            <w:tcPrChange w:id="462" w:author="Ryan Faulkner" w:date="2017-04-26T15:49:00Z">
              <w:tcPr>
                <w:tcW w:w="5381" w:type="dxa"/>
                <w:tcBorders>
                  <w:left w:val="single" w:sz="4" w:space="0" w:color="auto"/>
                </w:tcBorders>
              </w:tcPr>
            </w:tcPrChange>
          </w:tcPr>
          <w:p w14:paraId="3E17A118" w14:textId="63A7AC42" w:rsidR="000510A5" w:rsidRDefault="000510A5">
            <w:pPr>
              <w:jc w:val="center"/>
              <w:rPr>
                <w:ins w:id="463" w:author="Ryan Faulkner" w:date="2017-04-26T15:43:00Z"/>
                <w:lang w:val="en-GB"/>
              </w:rPr>
              <w:pPrChange w:id="464" w:author="Ryan Faulkner" w:date="2017-04-26T15:50:00Z">
                <w:pPr>
                  <w:jc w:val="both"/>
                </w:pPr>
              </w:pPrChange>
            </w:pPr>
            <w:ins w:id="465" w:author="Ryan Faulkner" w:date="2017-04-26T15:48:00Z">
              <w:r>
                <w:rPr>
                  <w:lang w:val="en-GB"/>
                </w:rPr>
                <w:t>Projects, Roles, State of Participation, Activity Type</w:t>
              </w:r>
            </w:ins>
          </w:p>
        </w:tc>
      </w:tr>
      <w:tr w:rsidR="000510A5" w14:paraId="1DFCD066" w14:textId="77777777" w:rsidTr="000510A5">
        <w:trPr>
          <w:ins w:id="466" w:author="Ryan Faulkner" w:date="2017-04-26T15:43:00Z"/>
        </w:trPr>
        <w:tc>
          <w:tcPr>
            <w:tcW w:w="3397" w:type="dxa"/>
            <w:tcBorders>
              <w:right w:val="single" w:sz="4" w:space="0" w:color="auto"/>
            </w:tcBorders>
            <w:tcPrChange w:id="467" w:author="Ryan Faulkner" w:date="2017-04-26T15:49:00Z">
              <w:tcPr>
                <w:tcW w:w="3397" w:type="dxa"/>
                <w:tcBorders>
                  <w:right w:val="single" w:sz="4" w:space="0" w:color="auto"/>
                </w:tcBorders>
              </w:tcPr>
            </w:tcPrChange>
          </w:tcPr>
          <w:p w14:paraId="3346C90D" w14:textId="6E5AF2B3" w:rsidR="000510A5" w:rsidRDefault="000510A5">
            <w:pPr>
              <w:jc w:val="center"/>
              <w:rPr>
                <w:ins w:id="468" w:author="Ryan Faulkner" w:date="2017-04-26T15:43:00Z"/>
                <w:lang w:val="en-GB"/>
              </w:rPr>
              <w:pPrChange w:id="469" w:author="Ryan Faulkner" w:date="2017-04-26T15:50:00Z">
                <w:pPr>
                  <w:jc w:val="both"/>
                </w:pPr>
              </w:pPrChange>
            </w:pPr>
            <w:ins w:id="470" w:author="Ryan Faulkner" w:date="2017-04-26T15:46:00Z">
              <w:r>
                <w:rPr>
                  <w:lang w:val="en-GB"/>
                </w:rPr>
                <w:t>Call, Programme, Funding Scheme</w:t>
              </w:r>
            </w:ins>
          </w:p>
        </w:tc>
        <w:tc>
          <w:tcPr>
            <w:tcW w:w="851" w:type="dxa"/>
            <w:vMerge/>
            <w:tcBorders>
              <w:left w:val="single" w:sz="4" w:space="0" w:color="auto"/>
              <w:right w:val="nil"/>
            </w:tcBorders>
            <w:tcPrChange w:id="471" w:author="Ryan Faulkner" w:date="2017-04-26T15:49:00Z">
              <w:tcPr>
                <w:tcW w:w="284" w:type="dxa"/>
                <w:vMerge/>
                <w:tcBorders>
                  <w:left w:val="single" w:sz="4" w:space="0" w:color="auto"/>
                  <w:right w:val="single" w:sz="4" w:space="0" w:color="auto"/>
                </w:tcBorders>
              </w:tcPr>
            </w:tcPrChange>
          </w:tcPr>
          <w:p w14:paraId="291B4702" w14:textId="77777777" w:rsidR="000510A5" w:rsidRDefault="000510A5" w:rsidP="00C941E5">
            <w:pPr>
              <w:jc w:val="both"/>
              <w:rPr>
                <w:ins w:id="472" w:author="Ryan Faulkner" w:date="2017-04-26T15:48:00Z"/>
                <w:lang w:val="en-GB"/>
              </w:rPr>
            </w:pPr>
          </w:p>
        </w:tc>
        <w:tc>
          <w:tcPr>
            <w:tcW w:w="4814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tcPrChange w:id="473" w:author="Ryan Faulkner" w:date="2017-04-26T15:49:00Z">
              <w:tcPr>
                <w:tcW w:w="5381" w:type="dxa"/>
                <w:vMerge w:val="restart"/>
                <w:tcBorders>
                  <w:left w:val="single" w:sz="4" w:space="0" w:color="auto"/>
                </w:tcBorders>
              </w:tcPr>
            </w:tcPrChange>
          </w:tcPr>
          <w:p w14:paraId="3D9BD310" w14:textId="34407D7F" w:rsidR="000510A5" w:rsidRDefault="000510A5" w:rsidP="00C941E5">
            <w:pPr>
              <w:jc w:val="both"/>
              <w:rPr>
                <w:ins w:id="474" w:author="Ryan Faulkner" w:date="2017-04-26T15:43:00Z"/>
                <w:lang w:val="en-GB"/>
              </w:rPr>
            </w:pPr>
          </w:p>
        </w:tc>
      </w:tr>
      <w:tr w:rsidR="000510A5" w14:paraId="40C934DB" w14:textId="77777777" w:rsidTr="000510A5">
        <w:trPr>
          <w:ins w:id="475" w:author="Ryan Faulkner" w:date="2017-04-26T15:44:00Z"/>
        </w:trPr>
        <w:tc>
          <w:tcPr>
            <w:tcW w:w="3397" w:type="dxa"/>
            <w:tcBorders>
              <w:right w:val="single" w:sz="4" w:space="0" w:color="auto"/>
            </w:tcBorders>
            <w:tcPrChange w:id="476" w:author="Ryan Faulkner" w:date="2017-04-26T15:49:00Z">
              <w:tcPr>
                <w:tcW w:w="3397" w:type="dxa"/>
                <w:tcBorders>
                  <w:right w:val="single" w:sz="4" w:space="0" w:color="auto"/>
                </w:tcBorders>
              </w:tcPr>
            </w:tcPrChange>
          </w:tcPr>
          <w:p w14:paraId="5418239A" w14:textId="72E24975" w:rsidR="000510A5" w:rsidRDefault="007C094B">
            <w:pPr>
              <w:jc w:val="center"/>
              <w:rPr>
                <w:ins w:id="477" w:author="Ryan Faulkner" w:date="2017-04-26T15:44:00Z"/>
                <w:lang w:val="en-GB"/>
              </w:rPr>
              <w:pPrChange w:id="478" w:author="Ryan Faulkner" w:date="2017-04-26T15:50:00Z">
                <w:pPr>
                  <w:jc w:val="both"/>
                </w:pPr>
              </w:pPrChange>
            </w:pPr>
            <w:ins w:id="479" w:author="Ryan Faulkner" w:date="2017-04-27T10:29:00Z">
              <w:r>
                <w:rPr>
                  <w:lang w:val="en-GB"/>
                </w:rPr>
                <w:t xml:space="preserve">Objective, </w:t>
              </w:r>
            </w:ins>
            <w:ins w:id="480" w:author="Ryan Faulkner" w:date="2017-04-26T15:46:00Z">
              <w:r w:rsidR="000510A5">
                <w:rPr>
                  <w:lang w:val="en-GB"/>
                </w:rPr>
                <w:t>Topics, Subjects</w:t>
              </w:r>
            </w:ins>
          </w:p>
        </w:tc>
        <w:tc>
          <w:tcPr>
            <w:tcW w:w="851" w:type="dxa"/>
            <w:vMerge/>
            <w:tcBorders>
              <w:left w:val="single" w:sz="4" w:space="0" w:color="auto"/>
              <w:bottom w:val="nil"/>
              <w:right w:val="nil"/>
            </w:tcBorders>
            <w:tcPrChange w:id="481" w:author="Ryan Faulkner" w:date="2017-04-26T15:49:00Z">
              <w:tcPr>
                <w:tcW w:w="284" w:type="dxa"/>
                <w:vMerge/>
                <w:tcBorders>
                  <w:left w:val="single" w:sz="4" w:space="0" w:color="auto"/>
                  <w:bottom w:val="nil"/>
                  <w:right w:val="single" w:sz="4" w:space="0" w:color="auto"/>
                </w:tcBorders>
              </w:tcPr>
            </w:tcPrChange>
          </w:tcPr>
          <w:p w14:paraId="408F10F5" w14:textId="77777777" w:rsidR="000510A5" w:rsidRDefault="000510A5" w:rsidP="00C941E5">
            <w:pPr>
              <w:jc w:val="both"/>
              <w:rPr>
                <w:ins w:id="482" w:author="Ryan Faulkner" w:date="2017-04-26T15:48:00Z"/>
                <w:lang w:val="en-GB"/>
              </w:rPr>
            </w:pPr>
          </w:p>
        </w:tc>
        <w:tc>
          <w:tcPr>
            <w:tcW w:w="4814" w:type="dxa"/>
            <w:vMerge/>
            <w:tcBorders>
              <w:top w:val="nil"/>
              <w:left w:val="nil"/>
              <w:bottom w:val="nil"/>
              <w:right w:val="nil"/>
            </w:tcBorders>
            <w:tcPrChange w:id="483" w:author="Ryan Faulkner" w:date="2017-04-26T15:49:00Z">
              <w:tcPr>
                <w:tcW w:w="5381" w:type="dxa"/>
                <w:vMerge/>
                <w:tcBorders>
                  <w:left w:val="single" w:sz="4" w:space="0" w:color="auto"/>
                </w:tcBorders>
              </w:tcPr>
            </w:tcPrChange>
          </w:tcPr>
          <w:p w14:paraId="3D1A9B6B" w14:textId="167FD159" w:rsidR="000510A5" w:rsidRDefault="000510A5" w:rsidP="00C941E5">
            <w:pPr>
              <w:jc w:val="both"/>
              <w:rPr>
                <w:ins w:id="484" w:author="Ryan Faulkner" w:date="2017-04-26T15:44:00Z"/>
                <w:lang w:val="en-GB"/>
              </w:rPr>
            </w:pPr>
          </w:p>
        </w:tc>
      </w:tr>
    </w:tbl>
    <w:p w14:paraId="1FE516A9" w14:textId="77777777" w:rsidR="00C941E5" w:rsidRPr="00C941E5" w:rsidRDefault="00C941E5">
      <w:pPr>
        <w:jc w:val="both"/>
        <w:rPr>
          <w:ins w:id="485" w:author="Ryan Faulkner" w:date="2017-04-26T14:54:00Z"/>
          <w:lang w:val="en-GB"/>
        </w:rPr>
      </w:pPr>
    </w:p>
    <w:p w14:paraId="26D81B81" w14:textId="3E2D7201" w:rsidR="009D19E8" w:rsidRPr="009D19E8" w:rsidRDefault="009D19E8">
      <w:pPr>
        <w:spacing w:after="0"/>
        <w:jc w:val="both"/>
        <w:rPr>
          <w:b/>
          <w:lang w:val="en-GB"/>
          <w:rPrChange w:id="486" w:author="Ryan Faulkner" w:date="2017-04-26T14:54:00Z">
            <w:rPr>
              <w:color w:val="FF0000"/>
              <w:lang w:val="en-GB"/>
            </w:rPr>
          </w:rPrChange>
        </w:rPr>
        <w:pPrChange w:id="487" w:author="Ryan Faulkner" w:date="2017-04-26T15:23:00Z">
          <w:pPr>
            <w:jc w:val="both"/>
          </w:pPr>
        </w:pPrChange>
      </w:pPr>
      <w:ins w:id="488" w:author="Ryan Faulkner" w:date="2017-04-26T14:54:00Z">
        <w:r w:rsidRPr="009D19E8">
          <w:rPr>
            <w:b/>
            <w:lang w:val="en-GB"/>
            <w:rPrChange w:id="489" w:author="Ryan Faulkner" w:date="2017-04-26T14:54:00Z">
              <w:rPr>
                <w:lang w:val="en-GB"/>
              </w:rPr>
            </w:rPrChange>
          </w:rPr>
          <w:t>Process</w:t>
        </w:r>
      </w:ins>
    </w:p>
    <w:p w14:paraId="00B8CEC6" w14:textId="77777777" w:rsidR="0000607D" w:rsidRDefault="0000607D" w:rsidP="0000607D">
      <w:pPr>
        <w:pStyle w:val="Caption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53B1911" wp14:editId="3375875D">
            <wp:extent cx="5486400" cy="2809875"/>
            <wp:effectExtent l="38100" t="0" r="19050" b="0"/>
            <wp:docPr id="20" name="Diagram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CE11FD3" w14:textId="53C86D86" w:rsidR="0000607D" w:rsidRDefault="0000607D" w:rsidP="0000607D">
      <w:pPr>
        <w:pStyle w:val="Caption"/>
        <w:jc w:val="center"/>
        <w:rPr>
          <w:lang w:val="en-GB"/>
        </w:rPr>
      </w:pPr>
      <w:bookmarkStart w:id="490" w:name="_Toc466317077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 w:rsidR="00976069">
        <w:rPr>
          <w:noProof/>
          <w:lang w:val="en-GB"/>
        </w:rPr>
        <w:t>4</w:t>
      </w:r>
      <w:r>
        <w:fldChar w:fldCharType="end"/>
      </w:r>
      <w:r w:rsidRPr="001453A4">
        <w:rPr>
          <w:lang w:val="en-GB"/>
        </w:rPr>
        <w:t xml:space="preserve"> </w:t>
      </w:r>
      <w:r w:rsidR="00A669BD">
        <w:rPr>
          <w:lang w:val="en-GB"/>
        </w:rPr>
        <w:t xml:space="preserve">Key issues when using this </w:t>
      </w:r>
      <w:r w:rsidRPr="001453A4">
        <w:rPr>
          <w:lang w:val="en-GB"/>
        </w:rPr>
        <w:t xml:space="preserve">ONLINE S3 </w:t>
      </w:r>
      <w:r w:rsidR="00A669BD">
        <w:rPr>
          <w:lang w:val="en-GB"/>
        </w:rPr>
        <w:t>application</w:t>
      </w:r>
      <w:bookmarkEnd w:id="490"/>
    </w:p>
    <w:p w14:paraId="738ECDB3" w14:textId="44043DE5" w:rsidR="0000607D" w:rsidDel="009D19E8" w:rsidRDefault="009D19E8">
      <w:pPr>
        <w:spacing w:after="0"/>
        <w:rPr>
          <w:del w:id="491" w:author="Ryan Faulkner" w:date="2017-04-25T17:12:00Z"/>
          <w:b/>
          <w:lang w:val="en-GB"/>
        </w:rPr>
        <w:pPrChange w:id="492" w:author="Ryan Faulkner" w:date="2017-04-26T15:37:00Z">
          <w:pPr/>
        </w:pPrChange>
      </w:pPr>
      <w:ins w:id="493" w:author="Ryan Faulkner" w:date="2017-04-26T14:54:00Z">
        <w:r w:rsidRPr="009D19E8">
          <w:rPr>
            <w:b/>
            <w:lang w:val="en-GB"/>
            <w:rPrChange w:id="494" w:author="Ryan Faulkner" w:date="2017-04-26T14:55:00Z">
              <w:rPr>
                <w:lang w:val="en-GB"/>
              </w:rPr>
            </w:rPrChange>
          </w:rPr>
          <w:t>Timeframe</w:t>
        </w:r>
      </w:ins>
    </w:p>
    <w:p w14:paraId="1101244C" w14:textId="77777777" w:rsidR="00D93A0D" w:rsidRDefault="00D93A0D">
      <w:pPr>
        <w:rPr>
          <w:ins w:id="495" w:author="Ryan Faulkner" w:date="2017-04-26T14:55:00Z"/>
          <w:b/>
          <w:lang w:val="en-GB"/>
        </w:rPr>
      </w:pPr>
    </w:p>
    <w:p w14:paraId="48762E7C" w14:textId="3ACACC01" w:rsidR="0000607D" w:rsidRPr="006A524D" w:rsidRDefault="006A524D">
      <w:pPr>
        <w:rPr>
          <w:lang w:val="en-GB"/>
        </w:rPr>
      </w:pPr>
      <w:ins w:id="496" w:author="Ryan Faulkner" w:date="2017-04-26T15:35:00Z">
        <w:r w:rsidRPr="006A524D">
          <w:rPr>
            <w:lang w:val="en-GB"/>
            <w:rPrChange w:id="497" w:author="Ryan Faulkner" w:date="2017-04-26T15:35:00Z">
              <w:rPr>
                <w:b/>
                <w:lang w:val="en-GB"/>
              </w:rPr>
            </w:rPrChange>
          </w:rPr>
          <w:t xml:space="preserve">Data </w:t>
        </w:r>
      </w:ins>
      <w:ins w:id="498" w:author="Ryan Faulkner" w:date="2017-04-26T15:36:00Z">
        <w:r>
          <w:rPr>
            <w:lang w:val="en-GB"/>
          </w:rPr>
          <w:t xml:space="preserve">made available </w:t>
        </w:r>
      </w:ins>
      <w:ins w:id="499" w:author="Ryan Faulkner" w:date="2017-04-26T15:37:00Z">
        <w:r>
          <w:rPr>
            <w:lang w:val="en-GB"/>
          </w:rPr>
          <w:t xml:space="preserve">by the tool </w:t>
        </w:r>
      </w:ins>
      <w:ins w:id="500" w:author="Ryan Faulkner" w:date="2017-04-26T15:36:00Z">
        <w:r>
          <w:rPr>
            <w:lang w:val="en-GB"/>
          </w:rPr>
          <w:t xml:space="preserve">is to be </w:t>
        </w:r>
      </w:ins>
      <w:ins w:id="501" w:author="Ryan Faulkner" w:date="2017-04-26T15:37:00Z">
        <w:r>
          <w:rPr>
            <w:lang w:val="en-GB"/>
          </w:rPr>
          <w:t>fed into the</w:t>
        </w:r>
      </w:ins>
      <w:ins w:id="502" w:author="Ryan Faulkner" w:date="2017-04-26T15:36:00Z">
        <w:r>
          <w:rPr>
            <w:lang w:val="en-GB"/>
          </w:rPr>
          <w:t xml:space="preserve"> Innovation Maps </w:t>
        </w:r>
      </w:ins>
      <w:ins w:id="503" w:author="Ryan Faulkner" w:date="2017-04-26T15:37:00Z">
        <w:r>
          <w:rPr>
            <w:lang w:val="en-GB"/>
          </w:rPr>
          <w:t>tool for further analysis</w:t>
        </w:r>
      </w:ins>
      <w:ins w:id="504" w:author="Ryan Faulkner" w:date="2017-04-26T15:36:00Z">
        <w:r>
          <w:rPr>
            <w:lang w:val="en-GB"/>
          </w:rPr>
          <w:t>.</w:t>
        </w:r>
      </w:ins>
      <w:ins w:id="505" w:author="Ryan Faulkner" w:date="2017-04-26T14:55:00Z">
        <w:r w:rsidR="009D19E8" w:rsidRPr="006A524D">
          <w:rPr>
            <w:lang w:val="en-GB"/>
            <w:rPrChange w:id="506" w:author="Ryan Faulkner" w:date="2017-04-26T15:35:00Z">
              <w:rPr>
                <w:b/>
                <w:lang w:val="en-GB"/>
              </w:rPr>
            </w:rPrChange>
          </w:rPr>
          <w:br w:type="page"/>
        </w:r>
      </w:ins>
      <w:del w:id="507" w:author="Ryan Faulkner" w:date="2017-04-25T17:12:00Z">
        <w:r w:rsidR="0000607D" w:rsidRPr="006A524D" w:rsidDel="00DD0A25">
          <w:rPr>
            <w:lang w:val="en-GB"/>
          </w:rPr>
          <w:br w:type="page"/>
        </w:r>
      </w:del>
    </w:p>
    <w:p w14:paraId="4AC30BA2" w14:textId="2E74B671" w:rsidR="004D79D8" w:rsidRPr="00EA57C0" w:rsidRDefault="004D79D8" w:rsidP="004D79D8">
      <w:pPr>
        <w:pStyle w:val="Heading2"/>
        <w:rPr>
          <w:lang w:val="en-GB"/>
        </w:rPr>
      </w:pPr>
      <w:bookmarkStart w:id="508" w:name="_Toc466317149"/>
      <w:r>
        <w:rPr>
          <w:lang w:val="en-GB"/>
        </w:rPr>
        <w:lastRenderedPageBreak/>
        <w:t>A STEP-BY-STEP GUIDE</w:t>
      </w:r>
      <w:bookmarkEnd w:id="508"/>
    </w:p>
    <w:p w14:paraId="37A22396" w14:textId="77777777" w:rsidR="004D79D8" w:rsidRDefault="004D79D8" w:rsidP="004D79D8">
      <w:pPr>
        <w:tabs>
          <w:tab w:val="left" w:pos="7090"/>
        </w:tabs>
        <w:rPr>
          <w:color w:val="FF0000"/>
          <w:lang w:val="en-GB"/>
        </w:rPr>
      </w:pPr>
    </w:p>
    <w:p w14:paraId="4286208A" w14:textId="51F90925" w:rsidR="003C499F" w:rsidRDefault="004D79D8">
      <w:pPr>
        <w:pStyle w:val="NoSpacing"/>
        <w:numPr>
          <w:ilvl w:val="0"/>
          <w:numId w:val="9"/>
        </w:numPr>
        <w:rPr>
          <w:ins w:id="509" w:author="Ryan Faulkner" w:date="2017-04-27T09:42:00Z"/>
          <w:lang w:val="en-GB"/>
        </w:rPr>
        <w:pPrChange w:id="510" w:author="Ryan Faulkner" w:date="2017-04-27T10:26:00Z">
          <w:pPr>
            <w:pStyle w:val="NoSpacing"/>
          </w:pPr>
        </w:pPrChange>
      </w:pPr>
      <w:del w:id="511" w:author="Ryan Faulkner" w:date="2017-04-27T09:41:00Z">
        <w:r w:rsidDel="006C4EC6">
          <w:rPr>
            <w:lang w:val="en-GB"/>
          </w:rPr>
          <w:delText>How to use</w:delText>
        </w:r>
        <w:r w:rsidRPr="00D8326A" w:rsidDel="006C4EC6">
          <w:rPr>
            <w:lang w:val="en-GB"/>
          </w:rPr>
          <w:delText xml:space="preserve"> </w:delText>
        </w:r>
        <w:r w:rsidR="00A669BD" w:rsidDel="006C4EC6">
          <w:rPr>
            <w:lang w:val="en-GB"/>
          </w:rPr>
          <w:delText>this application step-by-step</w:delText>
        </w:r>
        <w:r w:rsidDel="006C4EC6">
          <w:rPr>
            <w:lang w:val="en-GB"/>
          </w:rPr>
          <w:delText>?</w:delText>
        </w:r>
      </w:del>
      <w:ins w:id="512" w:author="Ryan Faulkner" w:date="2017-04-27T09:41:00Z">
        <w:r w:rsidR="006C4EC6">
          <w:rPr>
            <w:lang w:val="en-GB"/>
          </w:rPr>
          <w:t>Define a search term</w:t>
        </w:r>
        <w:r w:rsidR="003C499F">
          <w:rPr>
            <w:lang w:val="en-GB"/>
          </w:rPr>
          <w:t xml:space="preserve"> concerning </w:t>
        </w:r>
      </w:ins>
      <w:ins w:id="513" w:author="Ryan Faulkner" w:date="2017-04-27T09:42:00Z">
        <w:r w:rsidR="003C499F">
          <w:rPr>
            <w:lang w:val="en-GB"/>
          </w:rPr>
          <w:t>one of the following properties of the project</w:t>
        </w:r>
      </w:ins>
      <w:ins w:id="514" w:author="Ryan Faulkner" w:date="2017-04-27T09:44:00Z">
        <w:r w:rsidR="003C499F">
          <w:rPr>
            <w:lang w:val="en-GB"/>
          </w:rPr>
          <w:t>s</w:t>
        </w:r>
      </w:ins>
      <w:ins w:id="515" w:author="Ryan Faulkner" w:date="2017-04-27T09:42:00Z">
        <w:r w:rsidR="003C499F">
          <w:rPr>
            <w:lang w:val="en-GB"/>
          </w:rPr>
          <w:t xml:space="preserve"> in interest:</w:t>
        </w:r>
      </w:ins>
    </w:p>
    <w:p w14:paraId="623C143F" w14:textId="6DE6F59D" w:rsidR="004D79D8" w:rsidRDefault="003C499F">
      <w:pPr>
        <w:pStyle w:val="NoSpacing"/>
        <w:numPr>
          <w:ilvl w:val="0"/>
          <w:numId w:val="8"/>
        </w:numPr>
        <w:ind w:left="993" w:hanging="219"/>
        <w:rPr>
          <w:ins w:id="516" w:author="Ryan Faulkner" w:date="2017-04-27T09:43:00Z"/>
          <w:lang w:val="en-GB"/>
        </w:rPr>
        <w:pPrChange w:id="517" w:author="Ryan Faulkner" w:date="2017-04-27T09:43:00Z">
          <w:pPr>
            <w:pStyle w:val="NoSpacing"/>
          </w:pPr>
        </w:pPrChange>
      </w:pPr>
      <w:ins w:id="518" w:author="Ryan Faulkner" w:date="2017-04-27T09:43:00Z">
        <w:r>
          <w:rPr>
            <w:lang w:val="en-GB"/>
          </w:rPr>
          <w:t>P</w:t>
        </w:r>
      </w:ins>
      <w:ins w:id="519" w:author="Ryan Faulkner" w:date="2017-04-27T09:41:00Z">
        <w:r w:rsidR="00F92E1D">
          <w:rPr>
            <w:lang w:val="en-GB"/>
          </w:rPr>
          <w:t>roject</w:t>
        </w:r>
      </w:ins>
      <w:ins w:id="520" w:author="Ryan Faulkner" w:date="2017-04-27T10:05:00Z">
        <w:r w:rsidR="0028252F">
          <w:rPr>
            <w:lang w:val="en-GB"/>
          </w:rPr>
          <w:t>-</w:t>
        </w:r>
      </w:ins>
      <w:ins w:id="521" w:author="Ryan Faulkner" w:date="2017-04-27T09:41:00Z">
        <w:r>
          <w:rPr>
            <w:lang w:val="en-GB"/>
          </w:rPr>
          <w:t xml:space="preserve"> </w:t>
        </w:r>
      </w:ins>
      <w:ins w:id="522" w:author="Ryan Faulkner" w:date="2017-04-27T09:43:00Z">
        <w:r>
          <w:rPr>
            <w:lang w:val="en-GB"/>
          </w:rPr>
          <w:t>T</w:t>
        </w:r>
      </w:ins>
      <w:ins w:id="523" w:author="Ryan Faulkner" w:date="2017-04-27T09:41:00Z">
        <w:r>
          <w:rPr>
            <w:lang w:val="en-GB"/>
          </w:rPr>
          <w:t xml:space="preserve">itle, </w:t>
        </w:r>
      </w:ins>
      <w:ins w:id="524" w:author="Ryan Faulkner" w:date="2017-04-27T10:04:00Z">
        <w:r w:rsidR="0028252F">
          <w:rPr>
            <w:lang w:val="en-GB"/>
          </w:rPr>
          <w:t>A</w:t>
        </w:r>
      </w:ins>
      <w:ins w:id="525" w:author="Ryan Faulkner" w:date="2017-04-27T09:42:00Z">
        <w:r>
          <w:rPr>
            <w:lang w:val="en-GB"/>
          </w:rPr>
          <w:t>cronym</w:t>
        </w:r>
      </w:ins>
      <w:ins w:id="526" w:author="Ryan Faulkner" w:date="2017-04-27T09:43:00Z">
        <w:r>
          <w:rPr>
            <w:lang w:val="en-GB"/>
          </w:rPr>
          <w:t>, ID</w:t>
        </w:r>
      </w:ins>
      <w:ins w:id="527" w:author="Ryan Faulkner" w:date="2017-04-27T09:59:00Z">
        <w:r w:rsidR="00F92E1D">
          <w:rPr>
            <w:lang w:val="en-GB"/>
          </w:rPr>
          <w:t>, Objective</w:t>
        </w:r>
      </w:ins>
      <w:ins w:id="528" w:author="Ryan Faulkner" w:date="2017-04-27T09:44:00Z">
        <w:r>
          <w:rPr>
            <w:lang w:val="en-GB"/>
          </w:rPr>
          <w:t>;</w:t>
        </w:r>
      </w:ins>
    </w:p>
    <w:p w14:paraId="7A8515F7" w14:textId="493216B2" w:rsidR="003C499F" w:rsidRDefault="003C499F">
      <w:pPr>
        <w:pStyle w:val="NoSpacing"/>
        <w:numPr>
          <w:ilvl w:val="0"/>
          <w:numId w:val="8"/>
        </w:numPr>
        <w:ind w:left="993" w:hanging="219"/>
        <w:rPr>
          <w:ins w:id="529" w:author="Ryan Faulkner" w:date="2017-04-27T09:44:00Z"/>
          <w:lang w:val="en-GB"/>
        </w:rPr>
        <w:pPrChange w:id="530" w:author="Ryan Faulkner" w:date="2017-04-27T09:43:00Z">
          <w:pPr>
            <w:pStyle w:val="NoSpacing"/>
          </w:pPr>
        </w:pPrChange>
      </w:pPr>
      <w:ins w:id="531" w:author="Ryan Faulkner" w:date="2017-04-27T09:44:00Z">
        <w:r>
          <w:rPr>
            <w:lang w:val="en-GB"/>
          </w:rPr>
          <w:t xml:space="preserve">Coordinator, </w:t>
        </w:r>
      </w:ins>
      <w:ins w:id="532" w:author="Ryan Faulkner" w:date="2017-04-27T09:43:00Z">
        <w:r>
          <w:rPr>
            <w:lang w:val="en-GB"/>
          </w:rPr>
          <w:t>Country of Origin</w:t>
        </w:r>
      </w:ins>
      <w:ins w:id="533" w:author="Ryan Faulkner" w:date="2017-04-27T09:44:00Z">
        <w:r>
          <w:rPr>
            <w:lang w:val="en-GB"/>
          </w:rPr>
          <w:t>;</w:t>
        </w:r>
      </w:ins>
    </w:p>
    <w:p w14:paraId="219D9570" w14:textId="63426224" w:rsidR="003C499F" w:rsidDel="003C499F" w:rsidRDefault="003C499F">
      <w:pPr>
        <w:pStyle w:val="NoSpacing"/>
        <w:numPr>
          <w:ilvl w:val="0"/>
          <w:numId w:val="8"/>
        </w:numPr>
        <w:tabs>
          <w:tab w:val="left" w:pos="7090"/>
        </w:tabs>
        <w:spacing w:after="120"/>
        <w:ind w:left="993" w:hanging="219"/>
        <w:rPr>
          <w:del w:id="534" w:author="Ryan Faulkner" w:date="2017-04-27T09:44:00Z"/>
          <w:lang w:val="en-GB"/>
        </w:rPr>
        <w:pPrChange w:id="535" w:author="Ryan Faulkner" w:date="2017-04-27T16:37:00Z">
          <w:pPr>
            <w:tabs>
              <w:tab w:val="left" w:pos="7090"/>
            </w:tabs>
          </w:pPr>
        </w:pPrChange>
      </w:pPr>
      <w:ins w:id="536" w:author="Ryan Faulkner" w:date="2017-04-27T09:44:00Z">
        <w:r w:rsidRPr="003C499F">
          <w:rPr>
            <w:lang w:val="en-GB"/>
          </w:rPr>
          <w:t>Call, Programme, Funding Scheme;</w:t>
        </w:r>
      </w:ins>
    </w:p>
    <w:p w14:paraId="04BBE044" w14:textId="77777777" w:rsidR="003C499F" w:rsidRDefault="003C499F">
      <w:pPr>
        <w:pStyle w:val="NoSpacing"/>
        <w:numPr>
          <w:ilvl w:val="0"/>
          <w:numId w:val="8"/>
        </w:numPr>
        <w:tabs>
          <w:tab w:val="left" w:pos="7090"/>
        </w:tabs>
        <w:spacing w:after="120"/>
        <w:ind w:left="993" w:hanging="219"/>
        <w:rPr>
          <w:ins w:id="537" w:author="Ryan Faulkner" w:date="2017-04-27T09:44:00Z"/>
          <w:lang w:val="en-GB"/>
        </w:rPr>
        <w:pPrChange w:id="538" w:author="Ryan Faulkner" w:date="2017-04-27T16:37:00Z">
          <w:pPr>
            <w:pStyle w:val="NoSpacing"/>
          </w:pPr>
        </w:pPrChange>
      </w:pPr>
    </w:p>
    <w:p w14:paraId="35E19E29" w14:textId="552FB99D" w:rsidR="004D79D8" w:rsidRPr="003C499F" w:rsidDel="00E80800" w:rsidRDefault="00E80800">
      <w:pPr>
        <w:pStyle w:val="NoSpacing"/>
        <w:tabs>
          <w:tab w:val="left" w:pos="7090"/>
        </w:tabs>
        <w:rPr>
          <w:del w:id="539" w:author="Ryan Faulkner" w:date="2017-04-27T16:37:00Z"/>
          <w:color w:val="FF0000"/>
          <w:lang w:val="en-GB"/>
        </w:rPr>
        <w:pPrChange w:id="540" w:author="Ryan Faulkner" w:date="2017-04-27T09:44:00Z">
          <w:pPr>
            <w:tabs>
              <w:tab w:val="left" w:pos="7090"/>
            </w:tabs>
          </w:pPr>
        </w:pPrChange>
      </w:pPr>
      <w:ins w:id="541" w:author="Ryan Faulkner" w:date="2017-04-27T13:58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61824" behindDoc="0" locked="0" layoutInCell="1" allowOverlap="1" wp14:anchorId="4AB096EF" wp14:editId="64BB434F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2057400</wp:posOffset>
                  </wp:positionV>
                  <wp:extent cx="3780000" cy="1260000"/>
                  <wp:effectExtent l="0" t="0" r="11430" b="16510"/>
                  <wp:wrapNone/>
                  <wp:docPr id="7" name="Rectangle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78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20C5493" id="Rectangle 7" o:spid="_x0000_s1026" style="position:absolute;margin-left:27.65pt;margin-top:162pt;width:297.65pt;height:99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" filled="f" strokecolor="#c00000" strokeweight="1pt"/>
              </w:pict>
            </mc:Fallback>
          </mc:AlternateContent>
        </w:r>
      </w:ins>
    </w:p>
    <w:p w14:paraId="25DED9AB" w14:textId="57117E86" w:rsidR="006F4A40" w:rsidDel="006C4EC6" w:rsidRDefault="004D79D8" w:rsidP="006F4A40">
      <w:pPr>
        <w:tabs>
          <w:tab w:val="left" w:pos="7090"/>
        </w:tabs>
        <w:jc w:val="both"/>
        <w:rPr>
          <w:del w:id="542" w:author="Ryan Faulkner" w:date="2017-04-27T09:41:00Z"/>
          <w:color w:val="FF0000"/>
          <w:lang w:val="en-GB"/>
        </w:rPr>
      </w:pPr>
      <w:del w:id="543" w:author="Ryan Faulkner" w:date="2017-04-27T09:41:00Z">
        <w:r w:rsidRPr="00511CD0" w:rsidDel="006C4EC6">
          <w:rPr>
            <w:color w:val="FF0000"/>
            <w:lang w:val="en-GB"/>
          </w:rPr>
          <w:delText xml:space="preserve">Please </w:delText>
        </w:r>
        <w:r w:rsidDel="006C4EC6">
          <w:rPr>
            <w:color w:val="FF0000"/>
            <w:lang w:val="en-GB"/>
          </w:rPr>
          <w:delText xml:space="preserve">illustrate step-by-step how to use the tool. Please implement screenshots of the tool (if applicable) or other relevant information to use the tool. </w:delText>
        </w:r>
        <w:r w:rsidR="00FC6282" w:rsidDel="006C4EC6">
          <w:rPr>
            <w:color w:val="FF0000"/>
            <w:lang w:val="en-GB"/>
          </w:rPr>
          <w:delText>If applicable, p</w:delText>
        </w:r>
        <w:r w:rsidR="006F4A40" w:rsidRPr="00511CD0" w:rsidDel="006C4EC6">
          <w:rPr>
            <w:color w:val="FF0000"/>
            <w:lang w:val="en-GB"/>
          </w:rPr>
          <w:delText xml:space="preserve">lease </w:delText>
        </w:r>
        <w:r w:rsidR="006F4A40" w:rsidDel="006C4EC6">
          <w:rPr>
            <w:color w:val="FF0000"/>
            <w:lang w:val="en-GB"/>
          </w:rPr>
          <w:delText xml:space="preserve">also add </w:delText>
        </w:r>
        <w:r w:rsidR="00FC6282" w:rsidDel="006C4EC6">
          <w:rPr>
            <w:color w:val="FF0000"/>
            <w:lang w:val="en-GB"/>
          </w:rPr>
          <w:delText xml:space="preserve">useful </w:delText>
        </w:r>
        <w:r w:rsidR="006F4A40" w:rsidDel="006C4EC6">
          <w:rPr>
            <w:color w:val="FF0000"/>
            <w:lang w:val="en-GB"/>
          </w:rPr>
          <w:delText xml:space="preserve">information from prior outcomes within WP1-WP4 (e.g. T1.4. and T2.2.). </w:delText>
        </w:r>
        <w:r w:rsidDel="006C4EC6">
          <w:rPr>
            <w:color w:val="FF0000"/>
            <w:lang w:val="en-GB"/>
          </w:rPr>
          <w:delText xml:space="preserve">Draw attention to important aspects </w:delText>
        </w:r>
        <w:r w:rsidR="00FC6282" w:rsidDel="006C4EC6">
          <w:rPr>
            <w:color w:val="FF0000"/>
            <w:lang w:val="en-GB"/>
          </w:rPr>
          <w:delText>to make it as user-friendly as possible</w:delText>
        </w:r>
        <w:r w:rsidDel="006C4EC6">
          <w:rPr>
            <w:color w:val="FF0000"/>
            <w:lang w:val="en-GB"/>
          </w:rPr>
          <w:delText>.</w:delText>
        </w:r>
        <w:r w:rsidR="00CA23F9" w:rsidDel="006C4EC6">
          <w:rPr>
            <w:color w:val="FF0000"/>
            <w:lang w:val="en-GB"/>
          </w:rPr>
          <w:delText xml:space="preserve"> </w:delText>
        </w:r>
        <w:r w:rsidR="00CA23F9" w:rsidRPr="006F4A40" w:rsidDel="006C4EC6">
          <w:rPr>
            <w:b/>
            <w:color w:val="FF0000"/>
            <w:lang w:val="en-GB"/>
          </w:rPr>
          <w:delText>Please be as precise as adequate.</w:delText>
        </w:r>
        <w:r w:rsidR="00CA23F9" w:rsidDel="006C4EC6">
          <w:rPr>
            <w:color w:val="FF0000"/>
            <w:lang w:val="en-GB"/>
          </w:rPr>
          <w:delText xml:space="preserve"> Try to illustrate the key steps</w:delText>
        </w:r>
        <w:r w:rsidR="00A97E71" w:rsidDel="006C4EC6">
          <w:rPr>
            <w:color w:val="FF0000"/>
            <w:lang w:val="en-GB"/>
          </w:rPr>
          <w:delText xml:space="preserve"> on</w:delText>
        </w:r>
        <w:r w:rsidR="00CA23F9" w:rsidDel="006C4EC6">
          <w:rPr>
            <w:color w:val="FF0000"/>
            <w:lang w:val="en-GB"/>
          </w:rPr>
          <w:delText xml:space="preserve"> </w:delText>
        </w:r>
        <w:r w:rsidR="00CA23F9" w:rsidRPr="006F4A40" w:rsidDel="006C4EC6">
          <w:rPr>
            <w:b/>
            <w:color w:val="FF0000"/>
            <w:lang w:val="en-GB"/>
          </w:rPr>
          <w:delText>approximately five pages</w:delText>
        </w:r>
        <w:r w:rsidR="00CA23F9" w:rsidDel="006C4EC6">
          <w:rPr>
            <w:color w:val="FF0000"/>
            <w:lang w:val="en-GB"/>
          </w:rPr>
          <w:delText>.</w:delText>
        </w:r>
        <w:r w:rsidR="006F4A40" w:rsidDel="006C4EC6">
          <w:rPr>
            <w:color w:val="FF0000"/>
            <w:lang w:val="en-GB"/>
          </w:rPr>
          <w:delText xml:space="preserve"> Please keep in mind that this document should not only support our pilots but should also act as a reference point for future users of this tool not familiar with ONLINE S3.</w:delText>
        </w:r>
      </w:del>
    </w:p>
    <w:p w14:paraId="117D7F30" w14:textId="77777777" w:rsidR="003C499F" w:rsidRDefault="0075208B">
      <w:pPr>
        <w:spacing w:after="100" w:afterAutospacing="1"/>
        <w:jc w:val="center"/>
        <w:rPr>
          <w:ins w:id="544" w:author="Ryan Faulkner" w:date="2017-04-27T09:45:00Z"/>
          <w:caps/>
          <w:color w:val="000000"/>
          <w:spacing w:val="15"/>
          <w:lang w:val="en-GB"/>
        </w:rPr>
        <w:pPrChange w:id="545" w:author="Ryan Faulkner" w:date="2017-04-27T16:37:00Z">
          <w:pPr/>
        </w:pPrChange>
      </w:pPr>
      <w:ins w:id="546" w:author="Ryan Faulkner" w:date="2017-04-26T16:10:00Z">
        <w:r>
          <w:rPr>
            <w:noProof/>
            <w:lang w:val="en-GB" w:eastAsia="en-GB"/>
          </w:rPr>
          <w:drawing>
            <wp:inline distT="0" distB="0" distL="0" distR="0" wp14:anchorId="086B2BFC" wp14:editId="5F0FA140">
              <wp:extent cx="5184000" cy="3233563"/>
              <wp:effectExtent l="0" t="0" r="0" b="508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3"/>
                      <a:srcRect l="18656" t="6280" r="18877" b="21786"/>
                      <a:stretch/>
                    </pic:blipFill>
                    <pic:spPr bwMode="auto">
                      <a:xfrm>
                        <a:off x="0" y="0"/>
                        <a:ext cx="5184000" cy="323356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FA25816" w14:textId="4AF025DF" w:rsidR="003C499F" w:rsidRPr="007C094B" w:rsidRDefault="003C499F">
      <w:pPr>
        <w:pStyle w:val="ListParagraph"/>
        <w:numPr>
          <w:ilvl w:val="0"/>
          <w:numId w:val="9"/>
        </w:numPr>
        <w:spacing w:after="0"/>
        <w:rPr>
          <w:ins w:id="547" w:author="Ryan Faulkner" w:date="2017-04-27T09:45:00Z"/>
          <w:lang w:val="en-GB"/>
        </w:rPr>
        <w:pPrChange w:id="548" w:author="Ryan Faulkner" w:date="2017-04-27T16:37:00Z">
          <w:pPr/>
        </w:pPrChange>
      </w:pPr>
      <w:ins w:id="549" w:author="Ryan Faulkner" w:date="2017-04-27T09:45:00Z">
        <w:r w:rsidRPr="007C094B">
          <w:rPr>
            <w:lang w:val="en-GB"/>
          </w:rPr>
          <w:t>S</w:t>
        </w:r>
        <w:r w:rsidR="0028252F" w:rsidRPr="007C094B">
          <w:rPr>
            <w:lang w:val="en-GB"/>
          </w:rPr>
          <w:t xml:space="preserve">elect frameworks, </w:t>
        </w:r>
        <w:r w:rsidRPr="007C094B">
          <w:rPr>
            <w:lang w:val="en-GB"/>
          </w:rPr>
          <w:t>filters</w:t>
        </w:r>
      </w:ins>
      <w:ins w:id="550" w:author="Ryan Faulkner" w:date="2017-04-27T10:09:00Z">
        <w:r w:rsidR="0028252F" w:rsidRPr="007C094B">
          <w:rPr>
            <w:lang w:val="en-GB"/>
          </w:rPr>
          <w:t xml:space="preserve"> and sorting parameters</w:t>
        </w:r>
      </w:ins>
      <w:ins w:id="551" w:author="Ryan Faulkner" w:date="2017-04-27T09:45:00Z">
        <w:r w:rsidRPr="007C094B">
          <w:rPr>
            <w:lang w:val="en-GB"/>
          </w:rPr>
          <w:t xml:space="preserve"> to refine the search</w:t>
        </w:r>
      </w:ins>
      <w:ins w:id="552" w:author="Ryan Faulkner" w:date="2017-04-27T09:54:00Z">
        <w:r w:rsidR="00F92E1D" w:rsidRPr="007C094B">
          <w:rPr>
            <w:lang w:val="en-GB"/>
          </w:rPr>
          <w:t xml:space="preserve"> further</w:t>
        </w:r>
      </w:ins>
      <w:ins w:id="553" w:author="Ryan Faulkner" w:date="2017-04-27T10:09:00Z">
        <w:r w:rsidR="0028252F" w:rsidRPr="007C094B">
          <w:rPr>
            <w:lang w:val="en-GB"/>
          </w:rPr>
          <w:t xml:space="preserve"> to </w:t>
        </w:r>
        <w:r w:rsidR="0084507B" w:rsidRPr="007C094B">
          <w:rPr>
            <w:lang w:val="en-GB"/>
          </w:rPr>
          <w:t>narrow down on projects of</w:t>
        </w:r>
        <w:r w:rsidR="0028252F" w:rsidRPr="007C094B">
          <w:rPr>
            <w:lang w:val="en-GB"/>
          </w:rPr>
          <w:t xml:space="preserve"> interest</w:t>
        </w:r>
      </w:ins>
      <w:ins w:id="554" w:author="Ryan Faulkner" w:date="2017-04-27T09:54:00Z">
        <w:r w:rsidR="00F92E1D" w:rsidRPr="007C094B">
          <w:rPr>
            <w:lang w:val="en-GB"/>
          </w:rPr>
          <w:t>.</w:t>
        </w:r>
      </w:ins>
    </w:p>
    <w:p w14:paraId="088F4BC2" w14:textId="45DED30D" w:rsidR="0000607D" w:rsidRDefault="00242349">
      <w:pPr>
        <w:jc w:val="center"/>
        <w:rPr>
          <w:caps/>
          <w:color w:val="000000"/>
          <w:spacing w:val="15"/>
          <w:lang w:val="en-GB"/>
        </w:rPr>
        <w:pPrChange w:id="555" w:author="Ryan Faulkner" w:date="2017-04-27T09:40:00Z">
          <w:pPr/>
        </w:pPrChange>
      </w:pPr>
      <w:ins w:id="556" w:author="Ryan Faulkner" w:date="2017-04-27T16:35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63872" behindDoc="0" locked="0" layoutInCell="1" allowOverlap="1" wp14:anchorId="36A34A38" wp14:editId="56509576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2507615</wp:posOffset>
                  </wp:positionV>
                  <wp:extent cx="3780000" cy="900000"/>
                  <wp:effectExtent l="0" t="0" r="11430" b="14605"/>
                  <wp:wrapNone/>
                  <wp:docPr id="16" name="Rectangle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78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5E1C24C" id="Rectangle 16" o:spid="_x0000_s1026" style="position:absolute;margin-left:25.15pt;margin-top:197.45pt;width:297.65pt;height:70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" filled="f" strokecolor="#c00000" strokeweight="1pt"/>
              </w:pict>
            </mc:Fallback>
          </mc:AlternateContent>
        </w:r>
      </w:ins>
      <w:ins w:id="557" w:author="Ryan Faulkner" w:date="2017-04-26T17:04:00Z">
        <w:r w:rsidR="003159CD">
          <w:rPr>
            <w:noProof/>
            <w:lang w:val="en-GB" w:eastAsia="en-GB"/>
          </w:rPr>
          <w:drawing>
            <wp:inline distT="0" distB="0" distL="0" distR="0" wp14:anchorId="034EB4E1" wp14:editId="579792EE">
              <wp:extent cx="5184000" cy="3609127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4"/>
                      <a:srcRect l="18768" t="6089" r="18746" b="13597"/>
                      <a:stretch/>
                    </pic:blipFill>
                    <pic:spPr bwMode="auto">
                      <a:xfrm>
                        <a:off x="0" y="0"/>
                        <a:ext cx="5184000" cy="36091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EDE1A5E" w14:textId="08F59A97" w:rsidR="00A669BD" w:rsidRDefault="00A669BD" w:rsidP="00A669BD">
      <w:pPr>
        <w:pStyle w:val="Caption"/>
        <w:jc w:val="center"/>
        <w:rPr>
          <w:lang w:val="en-GB"/>
        </w:rPr>
      </w:pPr>
      <w:bookmarkStart w:id="558" w:name="_Toc466317078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1453A4">
        <w:rPr>
          <w:lang w:val="en-GB"/>
        </w:rPr>
        <w:t xml:space="preserve"> </w:t>
      </w:r>
      <w:r>
        <w:rPr>
          <w:lang w:val="en-GB"/>
        </w:rPr>
        <w:t xml:space="preserve">Step 1 for using this </w:t>
      </w:r>
      <w:r w:rsidRPr="001453A4">
        <w:rPr>
          <w:lang w:val="en-GB"/>
        </w:rPr>
        <w:t xml:space="preserve">ONLINE S3 </w:t>
      </w:r>
      <w:r>
        <w:rPr>
          <w:lang w:val="en-GB"/>
        </w:rPr>
        <w:t>application</w:t>
      </w:r>
      <w:bookmarkEnd w:id="558"/>
    </w:p>
    <w:p w14:paraId="0D2B036F" w14:textId="2200F61E" w:rsidR="00F92E1D" w:rsidRDefault="00F92E1D" w:rsidP="00A669BD">
      <w:pPr>
        <w:rPr>
          <w:ins w:id="559" w:author="Ryan Faulkner" w:date="2017-04-27T09:55:00Z"/>
          <w:lang w:val="en-GB"/>
        </w:rPr>
      </w:pPr>
    </w:p>
    <w:p w14:paraId="41C62697" w14:textId="1819EC85" w:rsidR="00F92E1D" w:rsidRPr="007C094B" w:rsidRDefault="00F92E1D">
      <w:pPr>
        <w:pStyle w:val="ListParagraph"/>
        <w:numPr>
          <w:ilvl w:val="0"/>
          <w:numId w:val="9"/>
        </w:numPr>
        <w:rPr>
          <w:ins w:id="560" w:author="Ryan Faulkner" w:date="2017-04-27T09:54:00Z"/>
          <w:lang w:val="en-GB"/>
        </w:rPr>
        <w:pPrChange w:id="561" w:author="Ryan Faulkner" w:date="2017-04-27T10:26:00Z">
          <w:pPr/>
        </w:pPrChange>
      </w:pPr>
      <w:ins w:id="562" w:author="Ryan Faulkner" w:date="2017-04-27T09:54:00Z">
        <w:r w:rsidRPr="007C094B">
          <w:rPr>
            <w:lang w:val="en-GB"/>
          </w:rPr>
          <w:t>Explore the search results concerning projects and participating organisations.</w:t>
        </w:r>
      </w:ins>
    </w:p>
    <w:p w14:paraId="30590EBD" w14:textId="4CF0AD80" w:rsidR="00F92E1D" w:rsidRDefault="007C1B4B">
      <w:pPr>
        <w:jc w:val="center"/>
        <w:rPr>
          <w:ins w:id="563" w:author="Ryan Faulkner" w:date="2017-04-27T09:55:00Z"/>
          <w:lang w:val="en-GB"/>
        </w:rPr>
        <w:pPrChange w:id="564" w:author="Ryan Faulkner" w:date="2017-04-27T10:26:00Z">
          <w:pPr/>
        </w:pPrChange>
      </w:pPr>
      <w:ins w:id="565" w:author="Ryan Faulkner" w:date="2017-04-27T16:53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8208" behindDoc="0" locked="0" layoutInCell="1" allowOverlap="1" wp14:anchorId="483CD50D" wp14:editId="623A1E64">
                  <wp:simplePos x="0" y="0"/>
                  <wp:positionH relativeFrom="column">
                    <wp:posOffset>1138555</wp:posOffset>
                  </wp:positionH>
                  <wp:positionV relativeFrom="paragraph">
                    <wp:posOffset>725805</wp:posOffset>
                  </wp:positionV>
                  <wp:extent cx="2165350" cy="419100"/>
                  <wp:effectExtent l="0" t="0" r="63500" b="57150"/>
                  <wp:wrapNone/>
                  <wp:docPr id="31" name="Connector: Elbow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165350" cy="419100"/>
                          </a:xfrm>
                          <a:prstGeom prst="bentConnector3">
                            <a:avLst>
                              <a:gd name="adj1" fmla="val 99854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06464866"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31" o:spid="_x0000_s1026" type="#_x0000_t34" style="position:absolute;margin-left:89.65pt;margin-top:57.15pt;width:170.5pt;height:33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" adj="21568" strokecolor="#c00000" strokeweight=".5pt">
                  <v:stroke endarrow="block"/>
                </v:shape>
              </w:pict>
            </mc:Fallback>
          </mc:AlternateContent>
        </w:r>
      </w:ins>
      <w:ins w:id="566" w:author="Ryan Faulkner" w:date="2017-04-27T16:52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7184" behindDoc="0" locked="0" layoutInCell="1" allowOverlap="1" wp14:anchorId="52FCB6F6" wp14:editId="6DE0A6D8">
                  <wp:simplePos x="0" y="0"/>
                  <wp:positionH relativeFrom="column">
                    <wp:posOffset>2897505</wp:posOffset>
                  </wp:positionH>
                  <wp:positionV relativeFrom="paragraph">
                    <wp:posOffset>1151255</wp:posOffset>
                  </wp:positionV>
                  <wp:extent cx="850900" cy="203200"/>
                  <wp:effectExtent l="0" t="0" r="25400" b="25400"/>
                  <wp:wrapNone/>
                  <wp:docPr id="30" name="Rectangle 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9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5543309" id="Rectangle 30" o:spid="_x0000_s1026" style="position:absolute;margin-left:228.15pt;margin-top:90.65pt;width:67pt;height:1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" filled="f" strokecolor="#c00000" strokeweight="1pt"/>
              </w:pict>
            </mc:Fallback>
          </mc:AlternateContent>
        </w:r>
      </w:ins>
      <w:ins w:id="567" w:author="Ryan Faulkner" w:date="2017-04-27T16:39:00Z">
        <w:r w:rsidR="00E80800"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65920" behindDoc="0" locked="0" layoutInCell="1" allowOverlap="1" wp14:anchorId="579DD0B0" wp14:editId="7933D5BB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617856</wp:posOffset>
                  </wp:positionV>
                  <wp:extent cx="850900" cy="203200"/>
                  <wp:effectExtent l="0" t="0" r="25400" b="25400"/>
                  <wp:wrapNone/>
                  <wp:docPr id="22" name="Rectangle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9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36E5299" id="Rectangle 22" o:spid="_x0000_s1026" style="position:absolute;margin-left:22.65pt;margin-top:48.65pt;width:67pt;height:1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" filled="f" strokecolor="#c00000" strokeweight="1pt"/>
              </w:pict>
            </mc:Fallback>
          </mc:AlternateContent>
        </w:r>
      </w:ins>
      <w:ins w:id="568" w:author="Ryan Faulkner" w:date="2017-04-26T17:04:00Z">
        <w:r w:rsidR="003159CD">
          <w:rPr>
            <w:noProof/>
            <w:lang w:val="en-GB" w:eastAsia="en-GB"/>
          </w:rPr>
          <w:drawing>
            <wp:inline distT="0" distB="0" distL="0" distR="0" wp14:anchorId="15D89EC8" wp14:editId="6746F691">
              <wp:extent cx="2628900" cy="264795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5"/>
                      <a:srcRect l="18850" t="6715" r="35515" b="8425"/>
                      <a:stretch/>
                    </pic:blipFill>
                    <pic:spPr bwMode="auto">
                      <a:xfrm>
                        <a:off x="0" y="0"/>
                        <a:ext cx="2628900" cy="264795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R="003159CD">
          <w:rPr>
            <w:noProof/>
            <w:lang w:val="en-GB" w:eastAsia="en-GB"/>
          </w:rPr>
          <w:drawing>
            <wp:inline distT="0" distB="0" distL="0" distR="0" wp14:anchorId="2125BA2A" wp14:editId="0CE3F779">
              <wp:extent cx="2676525" cy="1457325"/>
              <wp:effectExtent l="0" t="0" r="9525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6"/>
                      <a:srcRect l="18849" t="27167" r="34690" b="26130"/>
                      <a:stretch/>
                    </pic:blipFill>
                    <pic:spPr bwMode="auto">
                      <a:xfrm>
                        <a:off x="0" y="0"/>
                        <a:ext cx="2676525" cy="14573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A3F0BB" w14:textId="5184E757" w:rsidR="00F92E1D" w:rsidRPr="007C094B" w:rsidRDefault="00F92E1D">
      <w:pPr>
        <w:pStyle w:val="ListParagraph"/>
        <w:numPr>
          <w:ilvl w:val="0"/>
          <w:numId w:val="9"/>
        </w:numPr>
        <w:rPr>
          <w:ins w:id="569" w:author="Ryan Faulkner" w:date="2017-04-27T09:55:00Z"/>
          <w:lang w:val="en-GB"/>
        </w:rPr>
        <w:pPrChange w:id="570" w:author="Ryan Faulkner" w:date="2017-04-27T10:26:00Z">
          <w:pPr/>
        </w:pPrChange>
      </w:pPr>
      <w:ins w:id="571" w:author="Ryan Faulkner" w:date="2017-04-27T09:55:00Z">
        <w:r w:rsidRPr="007C094B">
          <w:rPr>
            <w:lang w:val="en-GB"/>
          </w:rPr>
          <w:t xml:space="preserve">Select a project to </w:t>
        </w:r>
      </w:ins>
      <w:ins w:id="572" w:author="Ryan Faulkner" w:date="2017-04-27T10:27:00Z">
        <w:r w:rsidR="007C094B">
          <w:rPr>
            <w:lang w:val="en-GB"/>
          </w:rPr>
          <w:t>get more information concerning the consortium and breakdown.</w:t>
        </w:r>
      </w:ins>
    </w:p>
    <w:p w14:paraId="48E785FA" w14:textId="3A1C66FC" w:rsidR="007C094B" w:rsidRDefault="007C1B4B">
      <w:pPr>
        <w:jc w:val="center"/>
        <w:rPr>
          <w:ins w:id="573" w:author="Ryan Faulkner" w:date="2017-04-27T10:26:00Z"/>
          <w:lang w:val="en-GB"/>
        </w:rPr>
        <w:pPrChange w:id="574" w:author="Ryan Faulkner" w:date="2017-04-27T10:26:00Z">
          <w:pPr/>
        </w:pPrChange>
      </w:pPr>
      <w:ins w:id="575" w:author="Ryan Faulkner" w:date="2017-04-27T16:52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5136" behindDoc="0" locked="0" layoutInCell="1" allowOverlap="1" wp14:anchorId="6EA7A670" wp14:editId="6C94309F">
                  <wp:simplePos x="0" y="0"/>
                  <wp:positionH relativeFrom="column">
                    <wp:posOffset>2491105</wp:posOffset>
                  </wp:positionH>
                  <wp:positionV relativeFrom="paragraph">
                    <wp:posOffset>2058670</wp:posOffset>
                  </wp:positionV>
                  <wp:extent cx="2368550" cy="1206500"/>
                  <wp:effectExtent l="0" t="0" r="69850" b="50800"/>
                  <wp:wrapNone/>
                  <wp:docPr id="29" name="Connector: Elbow 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368550" cy="1206500"/>
                          </a:xfrm>
                          <a:prstGeom prst="bentConnector3">
                            <a:avLst>
                              <a:gd name="adj1" fmla="val 99866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18822416" id="Connector: Elbow 29" o:spid="_x0000_s1026" type="#_x0000_t34" style="position:absolute;margin-left:196.15pt;margin-top:162.1pt;width:186.5pt;height:9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" adj="21571" strokecolor="#c00000" strokeweight=".5pt">
                  <v:stroke endarrow="block"/>
                </v:shape>
              </w:pict>
            </mc:Fallback>
          </mc:AlternateContent>
        </w:r>
      </w:ins>
      <w:ins w:id="576" w:author="Ryan Faulkner" w:date="2017-04-27T16:43:00Z">
        <w:r w:rsidR="00E80800"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4112" behindDoc="0" locked="0" layoutInCell="1" allowOverlap="1" wp14:anchorId="05AF4F04" wp14:editId="5047CF7C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2071370</wp:posOffset>
                  </wp:positionV>
                  <wp:extent cx="552450" cy="1193800"/>
                  <wp:effectExtent l="76200" t="0" r="19050" b="63500"/>
                  <wp:wrapNone/>
                  <wp:docPr id="28" name="Connector: Elbow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552450" cy="1193800"/>
                          </a:xfrm>
                          <a:prstGeom prst="bentConnector3">
                            <a:avLst>
                              <a:gd name="adj1" fmla="val 100575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6EDA0B86" id="Connector: Elbow 28" o:spid="_x0000_s1026" type="#_x0000_t34" style="position:absolute;margin-left:83.65pt;margin-top:163.1pt;width:43.5pt;height:94pt;flip:x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" adj="21724" strokecolor="#c00000" strokeweight=".5pt">
                  <v:stroke endarrow="block"/>
                </v:shape>
              </w:pict>
            </mc:Fallback>
          </mc:AlternateContent>
        </w:r>
      </w:ins>
      <w:ins w:id="577" w:author="Ryan Faulkner" w:date="2017-04-27T16:39:00Z">
        <w:r w:rsidR="00E80800"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67968" behindDoc="0" locked="0" layoutInCell="1" allowOverlap="1" wp14:anchorId="65CA8B3F" wp14:editId="4CEEF37B">
                  <wp:simplePos x="0" y="0"/>
                  <wp:positionH relativeFrom="column">
                    <wp:posOffset>1633855</wp:posOffset>
                  </wp:positionH>
                  <wp:positionV relativeFrom="paragraph">
                    <wp:posOffset>1963420</wp:posOffset>
                  </wp:positionV>
                  <wp:extent cx="850900" cy="203200"/>
                  <wp:effectExtent l="0" t="0" r="25400" b="25400"/>
                  <wp:wrapNone/>
                  <wp:docPr id="23" name="Rectangle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9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146014A" id="Rectangle 23" o:spid="_x0000_s1026" style="position:absolute;margin-left:128.65pt;margin-top:154.6pt;width:67pt;height:1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" filled="f" strokecolor="#c00000" strokeweight="1pt"/>
              </w:pict>
            </mc:Fallback>
          </mc:AlternateContent>
        </w:r>
      </w:ins>
      <w:ins w:id="578" w:author="Ryan Faulkner" w:date="2017-04-26T17:05:00Z">
        <w:r w:rsidR="003159CD">
          <w:rPr>
            <w:noProof/>
            <w:lang w:val="en-GB" w:eastAsia="en-GB"/>
          </w:rPr>
          <w:drawing>
            <wp:inline distT="0" distB="0" distL="0" distR="0" wp14:anchorId="78B5EABB" wp14:editId="75FAFEB1">
              <wp:extent cx="2619375" cy="285750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7"/>
                      <a:srcRect l="19180" t="6105" r="35350" b="2320"/>
                      <a:stretch/>
                    </pic:blipFill>
                    <pic:spPr bwMode="auto">
                      <a:xfrm>
                        <a:off x="0" y="0"/>
                        <a:ext cx="2619375" cy="28575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77309C" w14:textId="238EF546" w:rsidR="00E80800" w:rsidRDefault="00E80800">
      <w:pPr>
        <w:jc w:val="center"/>
        <w:rPr>
          <w:ins w:id="579" w:author="Ryan Faulkner" w:date="2017-04-27T16:42:00Z"/>
          <w:lang w:val="en-GB"/>
        </w:rPr>
        <w:pPrChange w:id="580" w:author="Ryan Faulkner" w:date="2017-04-27T10:26:00Z">
          <w:pPr/>
        </w:pPrChange>
      </w:pPr>
    </w:p>
    <w:p w14:paraId="51384B5A" w14:textId="3464F0D0" w:rsidR="00A669BD" w:rsidRDefault="003159CD">
      <w:pPr>
        <w:jc w:val="center"/>
        <w:rPr>
          <w:lang w:val="en-GB"/>
        </w:rPr>
        <w:pPrChange w:id="581" w:author="Ryan Faulkner" w:date="2017-04-27T10:26:00Z">
          <w:pPr/>
        </w:pPrChange>
      </w:pPr>
      <w:ins w:id="582" w:author="Ryan Faulkner" w:date="2017-04-26T17:05:00Z">
        <w:r>
          <w:rPr>
            <w:noProof/>
            <w:lang w:val="en-GB" w:eastAsia="en-GB"/>
          </w:rPr>
          <w:drawing>
            <wp:inline distT="0" distB="0" distL="0" distR="0" wp14:anchorId="2B0E2A39" wp14:editId="6624E167">
              <wp:extent cx="2628354" cy="1260000"/>
              <wp:effectExtent l="19050" t="19050" r="19685" b="1651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8"/>
                      <a:srcRect l="18188" t="45889" r="35020" b="12698"/>
                      <a:stretch/>
                    </pic:blipFill>
                    <pic:spPr bwMode="auto">
                      <a:xfrm>
                        <a:off x="0" y="0"/>
                        <a:ext cx="2628354" cy="1260000"/>
                      </a:xfrm>
                      <a:prstGeom prst="rect">
                        <a:avLst/>
                      </a:prstGeom>
                      <a:ln w="9525" cap="flat" cmpd="sng" algn="ctr">
                        <a:solidFill>
                          <a:srgbClr val="C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  <w:lang w:val="en-GB" w:eastAsia="en-GB"/>
          </w:rPr>
          <w:drawing>
            <wp:inline distT="0" distB="0" distL="0" distR="0" wp14:anchorId="5E765494" wp14:editId="5B184872">
              <wp:extent cx="2914925" cy="1260000"/>
              <wp:effectExtent l="19050" t="19050" r="19050" b="1651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9"/>
                      <a:srcRect l="19014" t="47618" r="29729" b="11478"/>
                      <a:stretch/>
                    </pic:blipFill>
                    <pic:spPr bwMode="auto">
                      <a:xfrm>
                        <a:off x="0" y="0"/>
                        <a:ext cx="2914925" cy="1260000"/>
                      </a:xfrm>
                      <a:prstGeom prst="rect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A0A2684" w14:textId="092CA16E" w:rsidR="00A669BD" w:rsidRDefault="00A669BD" w:rsidP="00A669BD">
      <w:pPr>
        <w:pStyle w:val="Caption"/>
        <w:jc w:val="center"/>
        <w:rPr>
          <w:ins w:id="583" w:author="Ryan Faulkner" w:date="2017-04-26T17:05:00Z"/>
          <w:lang w:val="en-GB"/>
        </w:rPr>
      </w:pPr>
      <w:bookmarkStart w:id="584" w:name="_Toc466317079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53A4">
        <w:rPr>
          <w:lang w:val="en-GB"/>
        </w:rPr>
        <w:t xml:space="preserve"> </w:t>
      </w:r>
      <w:r>
        <w:rPr>
          <w:lang w:val="en-GB"/>
        </w:rPr>
        <w:t xml:space="preserve">Step 2 for using this </w:t>
      </w:r>
      <w:r w:rsidRPr="001453A4">
        <w:rPr>
          <w:lang w:val="en-GB"/>
        </w:rPr>
        <w:t xml:space="preserve">ONLINE S3 </w:t>
      </w:r>
      <w:r>
        <w:rPr>
          <w:lang w:val="en-GB"/>
        </w:rPr>
        <w:t>application</w:t>
      </w:r>
      <w:bookmarkEnd w:id="584"/>
    </w:p>
    <w:p w14:paraId="5E566F10" w14:textId="293260F1" w:rsidR="003159CD" w:rsidRDefault="003159CD">
      <w:pPr>
        <w:rPr>
          <w:ins w:id="585" w:author="Ryan Faulkner" w:date="2017-04-27T10:27:00Z"/>
          <w:lang w:val="en-GB"/>
        </w:rPr>
        <w:pPrChange w:id="586" w:author="Ryan Faulkner" w:date="2017-04-26T17:05:00Z">
          <w:pPr>
            <w:pStyle w:val="Caption"/>
            <w:jc w:val="center"/>
          </w:pPr>
        </w:pPrChange>
      </w:pPr>
    </w:p>
    <w:p w14:paraId="0CBDCC3B" w14:textId="1E68D522" w:rsidR="007C094B" w:rsidRDefault="007C094B">
      <w:pPr>
        <w:rPr>
          <w:ins w:id="587" w:author="Ryan Faulkner" w:date="2017-04-27T10:28:00Z"/>
          <w:lang w:val="en-GB"/>
        </w:rPr>
        <w:pPrChange w:id="588" w:author="Ryan Faulkner" w:date="2017-04-26T17:05:00Z">
          <w:pPr>
            <w:pStyle w:val="Caption"/>
            <w:jc w:val="center"/>
          </w:pPr>
        </w:pPrChange>
      </w:pPr>
    </w:p>
    <w:p w14:paraId="63A73341" w14:textId="47BE5051" w:rsidR="007C094B" w:rsidRPr="003159CD" w:rsidDel="000A3CC7" w:rsidRDefault="007C094B">
      <w:pPr>
        <w:rPr>
          <w:del w:id="589" w:author="Ryan Faulkner" w:date="2017-04-28T10:12:00Z"/>
          <w:lang w:val="en-GB"/>
          <w:rPrChange w:id="590" w:author="Ryan Faulkner" w:date="2017-04-26T17:05:00Z">
            <w:rPr>
              <w:del w:id="591" w:author="Ryan Faulkner" w:date="2017-04-28T10:12:00Z"/>
              <w:lang w:val="en-GB"/>
            </w:rPr>
          </w:rPrChange>
        </w:rPr>
        <w:pPrChange w:id="592" w:author="Ryan Faulkner" w:date="2017-04-26T17:05:00Z">
          <w:pPr>
            <w:pStyle w:val="Caption"/>
            <w:jc w:val="center"/>
          </w:pPr>
        </w:pPrChange>
      </w:pPr>
    </w:p>
    <w:p w14:paraId="677D9ACD" w14:textId="76F804C6" w:rsidR="007C094B" w:rsidRDefault="007C094B">
      <w:pPr>
        <w:pStyle w:val="ListParagraph"/>
        <w:numPr>
          <w:ilvl w:val="0"/>
          <w:numId w:val="9"/>
        </w:numPr>
        <w:rPr>
          <w:ins w:id="593" w:author="Ryan Faulkner" w:date="2017-04-27T10:28:00Z"/>
          <w:lang w:val="en-GB"/>
        </w:rPr>
        <w:pPrChange w:id="594" w:author="Ryan Faulkner" w:date="2017-04-27T10:27:00Z">
          <w:pPr/>
        </w:pPrChange>
      </w:pPr>
      <w:bookmarkStart w:id="595" w:name="_GoBack"/>
      <w:bookmarkEnd w:id="595"/>
      <w:ins w:id="596" w:author="Ryan Faulkner" w:date="2017-04-27T10:28:00Z">
        <w:r>
          <w:rPr>
            <w:lang w:val="en-GB"/>
          </w:rPr>
          <w:t>Save projects to the bookmark panel for ease-of-access at a later stage.</w:t>
        </w:r>
      </w:ins>
    </w:p>
    <w:p w14:paraId="4AAD6991" w14:textId="72841473" w:rsidR="007C094B" w:rsidRDefault="00E80800">
      <w:pPr>
        <w:pStyle w:val="ListParagraph"/>
        <w:rPr>
          <w:ins w:id="597" w:author="Ryan Faulkner" w:date="2017-04-27T10:27:00Z"/>
          <w:lang w:val="en-GB"/>
        </w:rPr>
        <w:pPrChange w:id="598" w:author="Ryan Faulkner" w:date="2017-04-27T10:28:00Z">
          <w:pPr/>
        </w:pPrChange>
      </w:pPr>
      <w:ins w:id="599" w:author="Ryan Faulkner" w:date="2017-04-27T16:40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0016" behindDoc="0" locked="0" layoutInCell="1" allowOverlap="1" wp14:anchorId="1CAE13D7" wp14:editId="53F19FEF">
                  <wp:simplePos x="0" y="0"/>
                  <wp:positionH relativeFrom="column">
                    <wp:posOffset>4363010</wp:posOffset>
                  </wp:positionH>
                  <wp:positionV relativeFrom="paragraph">
                    <wp:posOffset>282232</wp:posOffset>
                  </wp:positionV>
                  <wp:extent cx="1228099" cy="570666"/>
                  <wp:effectExtent l="0" t="0" r="10160" b="20320"/>
                  <wp:wrapNone/>
                  <wp:docPr id="24" name="Rectangle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28099" cy="5706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0893F4C" id="Rectangle 24" o:spid="_x0000_s1026" style="position:absolute;margin-left:343.55pt;margin-top:22.2pt;width:96.7pt;height:44.9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" filled="f" strokecolor="#c00000" strokeweight="1pt"/>
              </w:pict>
            </mc:Fallback>
          </mc:AlternateContent>
        </w:r>
      </w:ins>
    </w:p>
    <w:p w14:paraId="0D7E7DA8" w14:textId="1E6C4C6E" w:rsidR="0075208B" w:rsidRPr="007C094B" w:rsidRDefault="00E80800">
      <w:pPr>
        <w:ind w:left="360"/>
        <w:jc w:val="center"/>
        <w:rPr>
          <w:ins w:id="600" w:author="Ryan Faulkner" w:date="2017-04-26T16:15:00Z"/>
          <w:lang w:val="en-GB"/>
        </w:rPr>
        <w:pPrChange w:id="601" w:author="Ryan Faulkner" w:date="2017-04-27T10:27:00Z">
          <w:pPr/>
        </w:pPrChange>
      </w:pPr>
      <w:ins w:id="602" w:author="Ryan Faulkner" w:date="2017-04-27T16:41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3088" behindDoc="0" locked="0" layoutInCell="1" allowOverlap="1" wp14:anchorId="3BBCE2AA" wp14:editId="3405AFFB">
                  <wp:simplePos x="0" y="0"/>
                  <wp:positionH relativeFrom="column">
                    <wp:posOffset>1226820</wp:posOffset>
                  </wp:positionH>
                  <wp:positionV relativeFrom="paragraph">
                    <wp:posOffset>251650</wp:posOffset>
                  </wp:positionV>
                  <wp:extent cx="3124608" cy="0"/>
                  <wp:effectExtent l="0" t="76200" r="19050" b="95250"/>
                  <wp:wrapNone/>
                  <wp:docPr id="26" name="Straight Arrow Connector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12460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7A052E8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6" o:spid="_x0000_s1026" type="#_x0000_t32" style="position:absolute;margin-left:96.6pt;margin-top:19.8pt;width:246.05pt;height:0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" strokecolor="#c00000" strokeweight=".5pt">
                  <v:stroke endarrow="block" joinstyle="miter"/>
                </v:shape>
              </w:pict>
            </mc:Fallback>
          </mc:AlternateContent>
        </w:r>
      </w:ins>
      <w:ins w:id="603" w:author="Ryan Faulkner" w:date="2017-04-27T16:40:00Z">
        <w:r>
          <w:rPr>
            <w:noProof/>
            <w:color w:val="FF0000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72064" behindDoc="0" locked="0" layoutInCell="1" allowOverlap="1" wp14:anchorId="34120CC7" wp14:editId="08A32CAA">
                  <wp:simplePos x="0" y="0"/>
                  <wp:positionH relativeFrom="column">
                    <wp:posOffset>1124585</wp:posOffset>
                  </wp:positionH>
                  <wp:positionV relativeFrom="paragraph">
                    <wp:posOffset>205267</wp:posOffset>
                  </wp:positionV>
                  <wp:extent cx="90000" cy="90000"/>
                  <wp:effectExtent l="0" t="0" r="24765" b="24765"/>
                  <wp:wrapNone/>
                  <wp:docPr id="25" name="Rectangle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0000" cy="9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5B994CB" id="Rectangle 25" o:spid="_x0000_s1026" style="position:absolute;margin-left:88.55pt;margin-top:16.15pt;width:7.1pt;height:7.1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" filled="f" strokecolor="#c00000" strokeweight="1pt"/>
              </w:pict>
            </mc:Fallback>
          </mc:AlternateContent>
        </w:r>
      </w:ins>
      <w:ins w:id="604" w:author="Ryan Faulkner" w:date="2017-04-26T17:05:00Z">
        <w:r w:rsidR="003159CD">
          <w:rPr>
            <w:noProof/>
            <w:lang w:val="en-GB" w:eastAsia="en-GB"/>
          </w:rPr>
          <w:drawing>
            <wp:inline distT="0" distB="0" distL="0" distR="0" wp14:anchorId="3C2F7921" wp14:editId="090EDC02">
              <wp:extent cx="5220000" cy="556791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40"/>
                      <a:srcRect l="18759" t="7631" r="19236" b="80159"/>
                      <a:stretch/>
                    </pic:blipFill>
                    <pic:spPr bwMode="auto">
                      <a:xfrm>
                        <a:off x="0" y="0"/>
                        <a:ext cx="5220000" cy="55679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467AE02" w14:textId="4730A308" w:rsidR="0075208B" w:rsidDel="003159CD" w:rsidRDefault="0075208B" w:rsidP="00A669BD">
      <w:pPr>
        <w:rPr>
          <w:del w:id="605" w:author="Ryan Faulkner" w:date="2017-04-26T17:05:00Z"/>
          <w:lang w:val="en-GB"/>
        </w:rPr>
      </w:pPr>
    </w:p>
    <w:p w14:paraId="6E398943" w14:textId="52DDF262" w:rsidR="00A669BD" w:rsidRDefault="00A669BD" w:rsidP="00A669BD">
      <w:pPr>
        <w:pStyle w:val="Caption"/>
        <w:jc w:val="center"/>
        <w:rPr>
          <w:lang w:val="en-GB"/>
        </w:rPr>
      </w:pPr>
      <w:bookmarkStart w:id="606" w:name="_Toc466317080"/>
      <w:r w:rsidRPr="001453A4">
        <w:rPr>
          <w:lang w:val="en-GB"/>
        </w:rPr>
        <w:t xml:space="preserve">Figure </w:t>
      </w:r>
      <w:r>
        <w:fldChar w:fldCharType="begin"/>
      </w:r>
      <w:r w:rsidRPr="001453A4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7</w:t>
      </w:r>
      <w:r>
        <w:fldChar w:fldCharType="end"/>
      </w:r>
      <w:r w:rsidRPr="001453A4">
        <w:rPr>
          <w:lang w:val="en-GB"/>
        </w:rPr>
        <w:t xml:space="preserve"> </w:t>
      </w:r>
      <w:r>
        <w:rPr>
          <w:lang w:val="en-GB"/>
        </w:rPr>
        <w:t xml:space="preserve">Step 3 for using this </w:t>
      </w:r>
      <w:r w:rsidRPr="001453A4">
        <w:rPr>
          <w:lang w:val="en-GB"/>
        </w:rPr>
        <w:t xml:space="preserve">ONLINE S3 </w:t>
      </w:r>
      <w:r>
        <w:rPr>
          <w:lang w:val="en-GB"/>
        </w:rPr>
        <w:t>application</w:t>
      </w:r>
      <w:bookmarkEnd w:id="606"/>
    </w:p>
    <w:p w14:paraId="55527C0D" w14:textId="77777777" w:rsidR="00A669BD" w:rsidRPr="00A669BD" w:rsidRDefault="00A669BD" w:rsidP="00A669BD">
      <w:pPr>
        <w:rPr>
          <w:lang w:val="en-GB"/>
        </w:rPr>
      </w:pPr>
    </w:p>
    <w:p w14:paraId="500D527E" w14:textId="7A0B03A5" w:rsidR="0000607D" w:rsidRDefault="0000607D">
      <w:pPr>
        <w:rPr>
          <w:caps/>
          <w:color w:val="000000"/>
          <w:spacing w:val="15"/>
          <w:lang w:val="en-GB"/>
        </w:rPr>
      </w:pPr>
    </w:p>
    <w:p w14:paraId="3C7CF0DE" w14:textId="5359DFDF" w:rsidR="0075208B" w:rsidRDefault="0000607D">
      <w:pPr>
        <w:pStyle w:val="Caption"/>
        <w:rPr>
          <w:ins w:id="607" w:author="Ryan Faulkner" w:date="2017-04-26T16:18:00Z"/>
          <w:lang w:val="en-GB"/>
        </w:rPr>
        <w:pPrChange w:id="608" w:author="Ryan Faulkner" w:date="2017-04-26T17:05:00Z">
          <w:pPr>
            <w:pStyle w:val="Caption"/>
            <w:jc w:val="center"/>
          </w:pPr>
        </w:pPrChange>
      </w:pPr>
      <w:r>
        <w:rPr>
          <w:lang w:val="en-GB"/>
        </w:rPr>
        <w:br w:type="page"/>
      </w:r>
    </w:p>
    <w:p w14:paraId="2A227C9F" w14:textId="77777777" w:rsidR="0000607D" w:rsidRDefault="0000607D">
      <w:pPr>
        <w:rPr>
          <w:caps/>
          <w:color w:val="000000"/>
          <w:spacing w:val="15"/>
          <w:lang w:val="en-GB"/>
        </w:rPr>
      </w:pPr>
    </w:p>
    <w:p w14:paraId="0813B93B" w14:textId="77777777" w:rsidR="00BD0BD3" w:rsidRPr="00EA57C0" w:rsidRDefault="00BD0BD3" w:rsidP="00EA57C0">
      <w:pPr>
        <w:pStyle w:val="Heading2"/>
        <w:rPr>
          <w:lang w:val="en-GB"/>
        </w:rPr>
      </w:pPr>
      <w:bookmarkStart w:id="609" w:name="_Toc466317150"/>
      <w:r w:rsidRPr="00EA57C0">
        <w:rPr>
          <w:lang w:val="en-GB"/>
        </w:rPr>
        <w:t>Further information</w:t>
      </w:r>
      <w:bookmarkEnd w:id="609"/>
    </w:p>
    <w:p w14:paraId="77B5BB43" w14:textId="77777777" w:rsidR="0000607D" w:rsidRDefault="0000607D" w:rsidP="00BD0BD3">
      <w:pPr>
        <w:rPr>
          <w:color w:val="FF0000"/>
          <w:lang w:val="en-GB"/>
        </w:rPr>
      </w:pPr>
    </w:p>
    <w:p w14:paraId="60ECD73A" w14:textId="29F4DE17" w:rsidR="002C2879" w:rsidRDefault="002C2879" w:rsidP="002C2879">
      <w:pPr>
        <w:jc w:val="both"/>
        <w:rPr>
          <w:ins w:id="610" w:author="Ryan Faulkner" w:date="2017-04-25T17:13:00Z"/>
          <w:color w:val="000000" w:themeColor="text1"/>
        </w:rPr>
      </w:pPr>
      <w:ins w:id="611" w:author="Ryan Faulkner" w:date="2017-04-25T17:13:00Z">
        <w:r>
          <w:rPr>
            <w:color w:val="000000" w:themeColor="text1"/>
          </w:rPr>
          <w:t xml:space="preserve">Please refer to the </w:t>
        </w:r>
      </w:ins>
      <w:ins w:id="612" w:author="Ryan Faulkner" w:date="2017-04-25T17:14:00Z">
        <w:r>
          <w:rPr>
            <w:color w:val="000000" w:themeColor="text1"/>
          </w:rPr>
          <w:t xml:space="preserve">RIS </w:t>
        </w:r>
      </w:ins>
      <w:ins w:id="613" w:author="Ryan Faulkner" w:date="2017-04-25T17:13:00Z">
        <w:r>
          <w:rPr>
            <w:color w:val="000000" w:themeColor="text1"/>
          </w:rPr>
          <w:t>Open Data Tool</w:t>
        </w:r>
      </w:ins>
      <w:ins w:id="614" w:author="Ryan Faulkner" w:date="2017-04-25T17:15:00Z">
        <w:r w:rsidR="00CA24CC">
          <w:rPr>
            <w:color w:val="000000" w:themeColor="text1"/>
          </w:rPr>
          <w:t xml:space="preserve"> (5.7)</w:t>
        </w:r>
      </w:ins>
      <w:ins w:id="615" w:author="Ryan Faulkner" w:date="2017-04-25T17:13:00Z">
        <w:r>
          <w:rPr>
            <w:color w:val="000000" w:themeColor="text1"/>
          </w:rPr>
          <w:t xml:space="preserve"> </w:t>
        </w:r>
      </w:ins>
      <w:ins w:id="616" w:author="Ryan Faulkner" w:date="2017-04-25T17:15:00Z">
        <w:r w:rsidR="00CA24CC">
          <w:rPr>
            <w:color w:val="000000" w:themeColor="text1"/>
          </w:rPr>
          <w:t>m</w:t>
        </w:r>
      </w:ins>
      <w:ins w:id="617" w:author="Ryan Faulkner" w:date="2017-04-25T17:13:00Z">
        <w:r>
          <w:rPr>
            <w:color w:val="000000" w:themeColor="text1"/>
          </w:rPr>
          <w:t xml:space="preserve">ethodology </w:t>
        </w:r>
      </w:ins>
      <w:ins w:id="618" w:author="Ryan Faulkner" w:date="2017-04-25T17:15:00Z">
        <w:r w:rsidR="00CA24CC">
          <w:rPr>
            <w:color w:val="000000" w:themeColor="text1"/>
          </w:rPr>
          <w:t>f</w:t>
        </w:r>
      </w:ins>
      <w:ins w:id="619" w:author="Ryan Faulkner" w:date="2017-04-25T17:13:00Z">
        <w:r>
          <w:rPr>
            <w:color w:val="000000" w:themeColor="text1"/>
          </w:rPr>
          <w:t>iche created for WP1 of the Online S3 project for further information</w:t>
        </w:r>
      </w:ins>
      <w:ins w:id="620" w:author="Ryan Faulkner" w:date="2017-04-25T17:14:00Z">
        <w:r w:rsidR="000755D5">
          <w:rPr>
            <w:color w:val="000000" w:themeColor="text1"/>
          </w:rPr>
          <w:t xml:space="preserve"> on the underlying method</w:t>
        </w:r>
      </w:ins>
      <w:ins w:id="621" w:author="Ryan Faulkner" w:date="2017-04-25T17:13:00Z">
        <w:r>
          <w:rPr>
            <w:color w:val="000000" w:themeColor="text1"/>
          </w:rPr>
          <w:t>.</w:t>
        </w:r>
      </w:ins>
    </w:p>
    <w:p w14:paraId="7909B857" w14:textId="16A843BC" w:rsidR="002C2879" w:rsidRDefault="002C2879" w:rsidP="002C2879">
      <w:pPr>
        <w:jc w:val="both"/>
        <w:rPr>
          <w:ins w:id="622" w:author="Ryan Faulkner" w:date="2017-04-25T17:13:00Z"/>
          <w:color w:val="000000" w:themeColor="text1"/>
        </w:rPr>
      </w:pPr>
      <w:ins w:id="623" w:author="Ryan Faulkner" w:date="2017-04-25T17:13:00Z">
        <w:r>
          <w:rPr>
            <w:color w:val="000000" w:themeColor="text1"/>
          </w:rPr>
          <w:t xml:space="preserve">Please refer to the </w:t>
        </w:r>
      </w:ins>
      <w:ins w:id="624" w:author="Ryan Faulkner" w:date="2017-04-25T17:14:00Z">
        <w:r>
          <w:rPr>
            <w:color w:val="000000" w:themeColor="text1"/>
          </w:rPr>
          <w:t>RIS Open Data Tool</w:t>
        </w:r>
      </w:ins>
      <w:ins w:id="625" w:author="Ryan Faulkner" w:date="2017-04-25T17:15:00Z">
        <w:r w:rsidR="00CA24CC">
          <w:rPr>
            <w:color w:val="000000" w:themeColor="text1"/>
          </w:rPr>
          <w:t xml:space="preserve"> (5.7)</w:t>
        </w:r>
      </w:ins>
      <w:ins w:id="626" w:author="Ryan Faulkner" w:date="2017-04-25T17:13:00Z">
        <w:r>
          <w:rPr>
            <w:color w:val="000000" w:themeColor="text1"/>
          </w:rPr>
          <w:t xml:space="preserve"> </w:t>
        </w:r>
      </w:ins>
      <w:ins w:id="627" w:author="Ryan Faulkner" w:date="2017-04-25T17:15:00Z">
        <w:r w:rsidR="00CA24CC">
          <w:rPr>
            <w:color w:val="000000" w:themeColor="text1"/>
          </w:rPr>
          <w:t>a</w:t>
        </w:r>
      </w:ins>
      <w:ins w:id="628" w:author="Ryan Faulkner" w:date="2017-04-25T17:13:00Z">
        <w:r>
          <w:rPr>
            <w:color w:val="000000" w:themeColor="text1"/>
          </w:rPr>
          <w:t>nalysis</w:t>
        </w:r>
      </w:ins>
      <w:ins w:id="629" w:author="Ryan Faulkner" w:date="2017-04-25T17:14:00Z">
        <w:r>
          <w:rPr>
            <w:color w:val="000000" w:themeColor="text1"/>
          </w:rPr>
          <w:t xml:space="preserve"> of</w:t>
        </w:r>
      </w:ins>
      <w:ins w:id="630" w:author="Ryan Faulkner" w:date="2017-04-25T17:13:00Z">
        <w:r>
          <w:rPr>
            <w:color w:val="000000" w:themeColor="text1"/>
          </w:rPr>
          <w:t xml:space="preserve"> </w:t>
        </w:r>
      </w:ins>
      <w:ins w:id="631" w:author="Ryan Faulkner" w:date="2017-04-25T17:16:00Z">
        <w:r w:rsidR="00CA24CC">
          <w:rPr>
            <w:color w:val="000000" w:themeColor="text1"/>
          </w:rPr>
          <w:t>o</w:t>
        </w:r>
      </w:ins>
      <w:ins w:id="632" w:author="Ryan Faulkner" w:date="2017-04-25T17:13:00Z">
        <w:r>
          <w:rPr>
            <w:color w:val="000000" w:themeColor="text1"/>
          </w:rPr>
          <w:t xml:space="preserve">nline </w:t>
        </w:r>
      </w:ins>
      <w:ins w:id="633" w:author="Ryan Faulkner" w:date="2017-04-25T17:16:00Z">
        <w:r w:rsidR="00CA24CC">
          <w:rPr>
            <w:color w:val="000000" w:themeColor="text1"/>
          </w:rPr>
          <w:t>a</w:t>
        </w:r>
      </w:ins>
      <w:ins w:id="634" w:author="Ryan Faulkner" w:date="2017-04-25T17:13:00Z">
        <w:r>
          <w:rPr>
            <w:color w:val="000000" w:themeColor="text1"/>
          </w:rPr>
          <w:t xml:space="preserve">pplications and </w:t>
        </w:r>
      </w:ins>
      <w:ins w:id="635" w:author="Ryan Faulkner" w:date="2017-04-25T17:16:00Z">
        <w:r w:rsidR="00CA24CC">
          <w:rPr>
            <w:color w:val="000000" w:themeColor="text1"/>
          </w:rPr>
          <w:t>e</w:t>
        </w:r>
      </w:ins>
      <w:ins w:id="636" w:author="Ryan Faulkner" w:date="2017-04-25T17:13:00Z">
        <w:r>
          <w:rPr>
            <w:color w:val="000000" w:themeColor="text1"/>
          </w:rPr>
          <w:t>-</w:t>
        </w:r>
      </w:ins>
      <w:ins w:id="637" w:author="Ryan Faulkner" w:date="2017-04-25T17:16:00Z">
        <w:r w:rsidR="00CA24CC">
          <w:rPr>
            <w:color w:val="000000" w:themeColor="text1"/>
          </w:rPr>
          <w:t>t</w:t>
        </w:r>
      </w:ins>
      <w:ins w:id="638" w:author="Ryan Faulkner" w:date="2017-04-25T17:13:00Z">
        <w:r>
          <w:rPr>
            <w:color w:val="000000" w:themeColor="text1"/>
          </w:rPr>
          <w:t xml:space="preserve">ools supporting the implementation </w:t>
        </w:r>
      </w:ins>
      <w:ins w:id="639" w:author="Ryan Faulkner" w:date="2017-04-25T17:16:00Z">
        <w:r w:rsidR="00CA24CC">
          <w:rPr>
            <w:color w:val="000000" w:themeColor="text1"/>
          </w:rPr>
          <w:t>of the method</w:t>
        </w:r>
      </w:ins>
      <w:ins w:id="640" w:author="Ryan Faulkner" w:date="2017-04-25T17:13:00Z">
        <w:r>
          <w:rPr>
            <w:color w:val="000000" w:themeColor="text1"/>
          </w:rPr>
          <w:t xml:space="preserve"> created for WP</w:t>
        </w:r>
        <w:r w:rsidR="0082035B">
          <w:rPr>
            <w:color w:val="000000" w:themeColor="text1"/>
          </w:rPr>
          <w:t>2 of the Online S3 project for</w:t>
        </w:r>
        <w:r>
          <w:rPr>
            <w:color w:val="000000" w:themeColor="text1"/>
          </w:rPr>
          <w:t xml:space="preserve"> further information on the design of the tool.</w:t>
        </w:r>
      </w:ins>
    </w:p>
    <w:p w14:paraId="11DDE756" w14:textId="7ED2329E" w:rsidR="00BD0BD3" w:rsidDel="002C2879" w:rsidRDefault="00BD0BD3" w:rsidP="00BD0BD3">
      <w:pPr>
        <w:rPr>
          <w:del w:id="641" w:author="Ryan Faulkner" w:date="2017-04-25T17:13:00Z"/>
          <w:color w:val="FF0000"/>
          <w:lang w:val="en-GB"/>
        </w:rPr>
      </w:pPr>
      <w:del w:id="642" w:author="Ryan Faulkner" w:date="2017-04-25T17:13:00Z">
        <w:r w:rsidRPr="00511CD0" w:rsidDel="002C2879">
          <w:rPr>
            <w:color w:val="FF0000"/>
            <w:lang w:val="en-GB"/>
          </w:rPr>
          <w:delText xml:space="preserve">Please </w:delText>
        </w:r>
        <w:r w:rsidDel="002C2879">
          <w:rPr>
            <w:color w:val="FF0000"/>
            <w:lang w:val="en-GB"/>
          </w:rPr>
          <w:delText>insert</w:delText>
        </w:r>
        <w:r w:rsidR="0000607D" w:rsidDel="002C2879">
          <w:rPr>
            <w:color w:val="FF0000"/>
            <w:lang w:val="en-GB"/>
          </w:rPr>
          <w:delText xml:space="preserve"> hereafter further information and</w:delText>
        </w:r>
        <w:r w:rsidDel="002C2879">
          <w:rPr>
            <w:color w:val="FF0000"/>
            <w:lang w:val="en-GB"/>
          </w:rPr>
          <w:delText xml:space="preserve"> </w:delText>
        </w:r>
        <w:r w:rsidR="00473FBB" w:rsidDel="002C2879">
          <w:rPr>
            <w:color w:val="FF0000"/>
            <w:lang w:val="en-GB"/>
          </w:rPr>
          <w:delText xml:space="preserve">the online accessible </w:delText>
        </w:r>
        <w:r w:rsidDel="002C2879">
          <w:rPr>
            <w:color w:val="FF0000"/>
            <w:lang w:val="en-GB"/>
          </w:rPr>
          <w:delText xml:space="preserve">links from </w:delText>
        </w:r>
        <w:r w:rsidR="00473FBB" w:rsidDel="002C2879">
          <w:rPr>
            <w:color w:val="FF0000"/>
            <w:lang w:val="en-GB"/>
          </w:rPr>
          <w:delText xml:space="preserve">relevant </w:delText>
        </w:r>
        <w:r w:rsidDel="002C2879">
          <w:rPr>
            <w:color w:val="FF0000"/>
            <w:lang w:val="en-GB"/>
          </w:rPr>
          <w:delText>documents</w:delText>
        </w:r>
        <w:r w:rsidR="00473FBB" w:rsidDel="002C2879">
          <w:rPr>
            <w:color w:val="FF0000"/>
            <w:lang w:val="en-GB"/>
          </w:rPr>
          <w:delText xml:space="preserve"> from WP2, WP3 and WP4</w:delText>
        </w:r>
        <w:r w:rsidR="00FC6282" w:rsidDel="002C2879">
          <w:rPr>
            <w:color w:val="FF0000"/>
            <w:lang w:val="en-GB"/>
          </w:rPr>
          <w:delText xml:space="preserve">, if applicable. </w:delText>
        </w:r>
      </w:del>
    </w:p>
    <w:p w14:paraId="09009A99" w14:textId="77777777" w:rsidR="008C7DF8" w:rsidRPr="00054F42" w:rsidRDefault="008C7DF8" w:rsidP="008C7DF8">
      <w:pPr>
        <w:rPr>
          <w:lang w:val="en-GB"/>
        </w:rPr>
      </w:pPr>
    </w:p>
    <w:p w14:paraId="77379694" w14:textId="77777777" w:rsidR="00BD0BD3" w:rsidRPr="00BD0BD3" w:rsidRDefault="00BD0BD3" w:rsidP="00BD0BD3">
      <w:pPr>
        <w:rPr>
          <w:lang w:val="en-GB"/>
        </w:rPr>
      </w:pPr>
    </w:p>
    <w:p w14:paraId="2A98920B" w14:textId="77777777" w:rsidR="00BD0BD3" w:rsidRDefault="00BD0BD3" w:rsidP="00BD0BD3">
      <w:pPr>
        <w:rPr>
          <w:lang w:val="en-GB"/>
        </w:rPr>
      </w:pPr>
    </w:p>
    <w:p w14:paraId="3A278797" w14:textId="77777777" w:rsidR="00EA57C0" w:rsidRDefault="00EA57C0">
      <w:pPr>
        <w:rPr>
          <w:caps/>
          <w:color w:val="000000"/>
          <w:spacing w:val="15"/>
          <w:lang w:val="en-GB"/>
        </w:rPr>
      </w:pPr>
      <w:r>
        <w:rPr>
          <w:lang w:val="en-GB"/>
        </w:rPr>
        <w:br w:type="page"/>
      </w:r>
    </w:p>
    <w:p w14:paraId="19896C4C" w14:textId="77777777" w:rsidR="00EA57C0" w:rsidRPr="00EA57C0" w:rsidRDefault="00EA57C0" w:rsidP="00EA57C0">
      <w:pPr>
        <w:pStyle w:val="Heading2"/>
        <w:rPr>
          <w:lang w:val="en-GB"/>
        </w:rPr>
      </w:pPr>
      <w:bookmarkStart w:id="643" w:name="_Toc466317151"/>
      <w:r>
        <w:rPr>
          <w:lang w:val="en-GB"/>
        </w:rPr>
        <w:lastRenderedPageBreak/>
        <w:t>References</w:t>
      </w:r>
      <w:bookmarkEnd w:id="643"/>
    </w:p>
    <w:p w14:paraId="480C5B2D" w14:textId="77777777" w:rsidR="0009149F" w:rsidRDefault="000914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14:paraId="1D12B6B3" w14:textId="77777777" w:rsidR="0009149F" w:rsidRPr="0009149F" w:rsidRDefault="0009149F" w:rsidP="0009149F">
      <w:pPr>
        <w:pStyle w:val="EndNoteBibliography"/>
        <w:rPr>
          <w:rFonts w:ascii="Times New Roman" w:hAnsi="Times New Roman" w:cs="Times New Roman"/>
          <w:sz w:val="20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begin"/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nstrText xml:space="preserve"> ADDIN EN.REFLIST </w:instrTex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separate"/>
      </w:r>
      <w:r w:rsidRPr="0009149F">
        <w:rPr>
          <w:rFonts w:ascii="Times New Roman" w:hAnsi="Times New Roman" w:cs="Times New Roman"/>
          <w:sz w:val="20"/>
        </w:rPr>
        <w:t xml:space="preserve">Foray, D., Goddard, J., Goenaga Beldarrain, X., Landabaso, M., McCann, P., Morgan, K., Nauwelaers, C., Ortega-Argilés, R. Guide to Research and Innovation Strategies for Smart Specialisation (Ris 3), Smart Specialisation Platform. Regional Policy. available at </w:t>
      </w:r>
      <w:hyperlink r:id="rId41" w:history="1">
        <w:r w:rsidRPr="0009149F">
          <w:rPr>
            <w:rStyle w:val="Hyperlink"/>
            <w:rFonts w:ascii="Times New Roman" w:hAnsi="Times New Roman" w:cs="Times New Roman"/>
            <w:sz w:val="20"/>
          </w:rPr>
          <w:t>http://s3platform.jrc.ec.europa.eu/s3pguide:</w:t>
        </w:r>
      </w:hyperlink>
      <w:r w:rsidRPr="0009149F">
        <w:rPr>
          <w:rFonts w:ascii="Times New Roman" w:hAnsi="Times New Roman" w:cs="Times New Roman"/>
          <w:sz w:val="20"/>
        </w:rPr>
        <w:t xml:space="preserve"> European Commission; 2012.</w:t>
      </w:r>
    </w:p>
    <w:p w14:paraId="71F7B356" w14:textId="77777777" w:rsidR="00F66837" w:rsidRDefault="000914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  <w:fldChar w:fldCharType="end"/>
      </w:r>
    </w:p>
    <w:sectPr w:rsidR="00F66837" w:rsidSect="003B1AEB">
      <w:headerReference w:type="default" r:id="rId42"/>
      <w:footerReference w:type="default" r:id="rId4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29CAA" w14:textId="77777777" w:rsidR="00AB1196" w:rsidRDefault="00AB1196" w:rsidP="00EA57C0">
      <w:pPr>
        <w:spacing w:after="0" w:line="240" w:lineRule="auto"/>
      </w:pPr>
      <w:r>
        <w:separator/>
      </w:r>
    </w:p>
  </w:endnote>
  <w:endnote w:type="continuationSeparator" w:id="0">
    <w:p w14:paraId="3CA0F565" w14:textId="77777777" w:rsidR="00AB1196" w:rsidRDefault="00AB1196" w:rsidP="00EA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A1CDB" w14:textId="77777777" w:rsidR="0000607D" w:rsidRDefault="0000607D" w:rsidP="00EA57C0">
    <w:pPr>
      <w:pStyle w:val="Footer"/>
      <w:jc w:val="right"/>
    </w:pPr>
  </w:p>
  <w:p w14:paraId="6CA1F391" w14:textId="77777777" w:rsidR="0000607D" w:rsidRDefault="000060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5760993"/>
      <w:docPartObj>
        <w:docPartGallery w:val="Page Numbers (Bottom of Page)"/>
        <w:docPartUnique/>
      </w:docPartObj>
    </w:sdtPr>
    <w:sdtEndPr/>
    <w:sdtContent>
      <w:p w14:paraId="737E2BA9" w14:textId="72949DB3" w:rsidR="0000607D" w:rsidRDefault="0000607D" w:rsidP="00EA57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CC7" w:rsidRPr="000A3CC7">
          <w:rPr>
            <w:noProof/>
            <w:lang w:val="de-DE"/>
          </w:rPr>
          <w:t>2</w:t>
        </w:r>
        <w:r>
          <w:fldChar w:fldCharType="end"/>
        </w:r>
      </w:p>
    </w:sdtContent>
  </w:sdt>
  <w:p w14:paraId="4A5DDA05" w14:textId="77777777" w:rsidR="0000607D" w:rsidRDefault="000060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0100698"/>
      <w:docPartObj>
        <w:docPartGallery w:val="Page Numbers (Bottom of Page)"/>
        <w:docPartUnique/>
      </w:docPartObj>
    </w:sdtPr>
    <w:sdtEndPr/>
    <w:sdtContent>
      <w:p w14:paraId="351706B5" w14:textId="5643981E" w:rsidR="0000607D" w:rsidRDefault="0000607D" w:rsidP="00EA57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067E" w:rsidRPr="0045067E">
          <w:rPr>
            <w:noProof/>
            <w:lang w:val="de-DE"/>
          </w:rPr>
          <w:t>11</w:t>
        </w:r>
        <w:r>
          <w:fldChar w:fldCharType="end"/>
        </w:r>
      </w:p>
    </w:sdtContent>
  </w:sdt>
  <w:p w14:paraId="4F69196E" w14:textId="77777777" w:rsidR="0000607D" w:rsidRDefault="000060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4C432E" w14:textId="77777777" w:rsidR="00AB1196" w:rsidRDefault="00AB1196" w:rsidP="00EA57C0">
      <w:pPr>
        <w:spacing w:after="0" w:line="240" w:lineRule="auto"/>
      </w:pPr>
      <w:r>
        <w:separator/>
      </w:r>
    </w:p>
  </w:footnote>
  <w:footnote w:type="continuationSeparator" w:id="0">
    <w:p w14:paraId="25408CB6" w14:textId="77777777" w:rsidR="00AB1196" w:rsidRDefault="00AB1196" w:rsidP="00EA5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28100" w14:textId="46BE469B" w:rsidR="0000607D" w:rsidRPr="00681C8A" w:rsidRDefault="00FA014E" w:rsidP="00420D50">
    <w:pPr>
      <w:pStyle w:val="Header"/>
      <w:jc w:val="center"/>
      <w:rPr>
        <w:rFonts w:cstheme="minorHAnsi"/>
        <w:lang w:val="en-GB"/>
      </w:rPr>
    </w:pPr>
    <w:r>
      <w:rPr>
        <w:noProof/>
        <w:lang w:val="en-GB" w:eastAsia="en-GB"/>
      </w:rPr>
      <w:drawing>
        <wp:anchor distT="0" distB="0" distL="114300" distR="114300" simplePos="0" relativeHeight="251707392" behindDoc="0" locked="0" layoutInCell="1" allowOverlap="1" wp14:anchorId="38DC4A09" wp14:editId="4B2C7CCA">
          <wp:simplePos x="0" y="0"/>
          <wp:positionH relativeFrom="column">
            <wp:posOffset>-36195</wp:posOffset>
          </wp:positionH>
          <wp:positionV relativeFrom="paragraph">
            <wp:posOffset>-70944</wp:posOffset>
          </wp:positionV>
          <wp:extent cx="742580" cy="49530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lag_yellow_lo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4258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607D" w:rsidRPr="00681C8A">
      <w:rPr>
        <w:rFonts w:cstheme="minorHAnsi"/>
        <w:noProof/>
        <w:lang w:val="en-GB" w:eastAsia="en-GB"/>
      </w:rPr>
      <w:drawing>
        <wp:anchor distT="0" distB="0" distL="114300" distR="114300" simplePos="0" relativeHeight="251669504" behindDoc="1" locked="0" layoutInCell="1" allowOverlap="1" wp14:anchorId="5D1A8B3F" wp14:editId="1017EBCE">
          <wp:simplePos x="0" y="0"/>
          <wp:positionH relativeFrom="margin">
            <wp:posOffset>5041900</wp:posOffset>
          </wp:positionH>
          <wp:positionV relativeFrom="paragraph">
            <wp:posOffset>-240665</wp:posOffset>
          </wp:positionV>
          <wp:extent cx="697865" cy="664210"/>
          <wp:effectExtent l="0" t="0" r="6985" b="2540"/>
          <wp:wrapTight wrapText="bothSides">
            <wp:wrapPolygon edited="0">
              <wp:start x="0" y="0"/>
              <wp:lineTo x="0" y="21063"/>
              <wp:lineTo x="21227" y="21063"/>
              <wp:lineTo x="21227" y="0"/>
              <wp:lineTo x="0" y="0"/>
            </wp:wrapPolygon>
          </wp:wrapTight>
          <wp:docPr id="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7865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00607D" w:rsidRPr="00681C8A">
      <w:rPr>
        <w:rFonts w:cstheme="minorHAnsi"/>
        <w:lang w:val="en-GB"/>
      </w:rPr>
      <w:t xml:space="preserve">ONLINE S3 – </w:t>
    </w:r>
    <w:r w:rsidR="0000607D" w:rsidRPr="00681C8A">
      <w:rPr>
        <w:rFonts w:cstheme="minorHAnsi"/>
        <w:lang w:val="en-US"/>
      </w:rPr>
      <w:t xml:space="preserve">710659 </w:t>
    </w:r>
    <w:r w:rsidR="0000607D" w:rsidRPr="00681C8A">
      <w:rPr>
        <w:rFonts w:cstheme="minorHAnsi"/>
        <w:lang w:val="en-GB"/>
      </w:rPr>
      <w:t>–  Guideline</w:t>
    </w:r>
    <w:r w:rsidR="0000607D">
      <w:rPr>
        <w:rFonts w:cstheme="minorHAnsi"/>
        <w:lang w:val="en-GB"/>
      </w:rPr>
      <w:t>s</w:t>
    </w:r>
    <w:r w:rsidR="0000607D" w:rsidRPr="00681C8A">
      <w:rPr>
        <w:rFonts w:cstheme="minorHAnsi"/>
        <w:lang w:val="en-GB"/>
      </w:rPr>
      <w:t xml:space="preserve"> for the pilot experimentation phase </w:t>
    </w:r>
  </w:p>
  <w:p w14:paraId="0ECBAC94" w14:textId="75A7F065" w:rsidR="0000607D" w:rsidRPr="00420D50" w:rsidRDefault="0000607D">
    <w:pPr>
      <w:pStyle w:val="Header"/>
      <w:rPr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A52FBC" w14:textId="3B90BDC2" w:rsidR="0000607D" w:rsidRPr="00681C8A" w:rsidRDefault="00FA014E" w:rsidP="00420D50">
    <w:pPr>
      <w:pStyle w:val="Header"/>
      <w:jc w:val="center"/>
      <w:rPr>
        <w:rFonts w:cstheme="minorHAnsi"/>
        <w:lang w:val="en-GB"/>
      </w:rPr>
    </w:pPr>
    <w:r>
      <w:rPr>
        <w:noProof/>
        <w:lang w:val="en-GB" w:eastAsia="en-GB"/>
      </w:rPr>
      <w:drawing>
        <wp:anchor distT="0" distB="0" distL="114300" distR="114300" simplePos="0" relativeHeight="251709440" behindDoc="0" locked="0" layoutInCell="1" allowOverlap="1" wp14:anchorId="184C1FC1" wp14:editId="3C97E4F4">
          <wp:simplePos x="0" y="0"/>
          <wp:positionH relativeFrom="column">
            <wp:posOffset>8255</wp:posOffset>
          </wp:positionH>
          <wp:positionV relativeFrom="paragraph">
            <wp:posOffset>-95885</wp:posOffset>
          </wp:positionV>
          <wp:extent cx="656656" cy="437989"/>
          <wp:effectExtent l="0" t="0" r="0" b="0"/>
          <wp:wrapNone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lag_yellow_lo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56656" cy="4379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607D" w:rsidRPr="00681C8A">
      <w:rPr>
        <w:rFonts w:cstheme="minorHAnsi"/>
        <w:noProof/>
        <w:lang w:val="en-GB" w:eastAsia="en-GB"/>
      </w:rPr>
      <w:drawing>
        <wp:anchor distT="0" distB="0" distL="114300" distR="114300" simplePos="0" relativeHeight="251705344" behindDoc="1" locked="0" layoutInCell="1" allowOverlap="1" wp14:anchorId="0A35AA69" wp14:editId="56DC708D">
          <wp:simplePos x="0" y="0"/>
          <wp:positionH relativeFrom="margin">
            <wp:posOffset>5041900</wp:posOffset>
          </wp:positionH>
          <wp:positionV relativeFrom="paragraph">
            <wp:posOffset>-240665</wp:posOffset>
          </wp:positionV>
          <wp:extent cx="697865" cy="664210"/>
          <wp:effectExtent l="0" t="0" r="6985" b="2540"/>
          <wp:wrapTight wrapText="bothSides">
            <wp:wrapPolygon edited="0">
              <wp:start x="0" y="0"/>
              <wp:lineTo x="0" y="21063"/>
              <wp:lineTo x="21227" y="21063"/>
              <wp:lineTo x="21227" y="0"/>
              <wp:lineTo x="0" y="0"/>
            </wp:wrapPolygon>
          </wp:wrapTight>
          <wp:docPr id="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7865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00607D" w:rsidRPr="00681C8A">
      <w:rPr>
        <w:rFonts w:cstheme="minorHAnsi"/>
        <w:lang w:val="en-GB"/>
      </w:rPr>
      <w:t xml:space="preserve">ONLINE S3 – </w:t>
    </w:r>
    <w:r w:rsidR="0000607D" w:rsidRPr="00681C8A">
      <w:rPr>
        <w:rFonts w:cstheme="minorHAnsi"/>
        <w:lang w:val="en-US"/>
      </w:rPr>
      <w:t xml:space="preserve">710659 </w:t>
    </w:r>
    <w:r w:rsidR="0000607D" w:rsidRPr="00681C8A">
      <w:rPr>
        <w:rFonts w:cstheme="minorHAnsi"/>
        <w:lang w:val="en-GB"/>
      </w:rPr>
      <w:t>–  Guideline</w:t>
    </w:r>
    <w:r w:rsidR="0000607D">
      <w:rPr>
        <w:rFonts w:cstheme="minorHAnsi"/>
        <w:lang w:val="en-GB"/>
      </w:rPr>
      <w:t>s</w:t>
    </w:r>
    <w:r w:rsidR="0000607D" w:rsidRPr="00681C8A">
      <w:rPr>
        <w:rFonts w:cstheme="minorHAnsi"/>
        <w:lang w:val="en-GB"/>
      </w:rPr>
      <w:t xml:space="preserve"> for the pilot experimentation phase </w:t>
    </w:r>
  </w:p>
  <w:p w14:paraId="042527FA" w14:textId="3A892D04" w:rsidR="0000607D" w:rsidRPr="00420D50" w:rsidRDefault="0000607D" w:rsidP="00420D50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A6F30"/>
    <w:multiLevelType w:val="hybridMultilevel"/>
    <w:tmpl w:val="BF441328"/>
    <w:lvl w:ilvl="0" w:tplc="7C66F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1338D"/>
    <w:multiLevelType w:val="hybridMultilevel"/>
    <w:tmpl w:val="B14082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810C4"/>
    <w:multiLevelType w:val="hybridMultilevel"/>
    <w:tmpl w:val="DF2E8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F3344"/>
    <w:multiLevelType w:val="hybridMultilevel"/>
    <w:tmpl w:val="F56607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674AA"/>
    <w:multiLevelType w:val="hybridMultilevel"/>
    <w:tmpl w:val="CE8C8464"/>
    <w:lvl w:ilvl="0" w:tplc="3446F24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46F24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F1BC2"/>
    <w:multiLevelType w:val="hybridMultilevel"/>
    <w:tmpl w:val="EC3C72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55419"/>
    <w:multiLevelType w:val="hybridMultilevel"/>
    <w:tmpl w:val="1694A30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86582"/>
    <w:multiLevelType w:val="multilevel"/>
    <w:tmpl w:val="6FC0B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3.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17A1D98"/>
    <w:multiLevelType w:val="hybridMultilevel"/>
    <w:tmpl w:val="02EC6250"/>
    <w:lvl w:ilvl="0" w:tplc="08748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FC2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548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BE8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A23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E6F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7ADF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D8A0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74A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0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yan Faulkner">
    <w15:presenceInfo w15:providerId="Windows Live" w15:userId="30e52f570132c2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J Business Venturing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dda2ed0oas2t8e0at8x2rvxpavaddxpt25d&quot;&gt;Endnote_Library_4&lt;record-ids&gt;&lt;item&gt;31589&lt;/item&gt;&lt;/record-ids&gt;&lt;/item&gt;&lt;/Libraries&gt;"/>
  </w:docVars>
  <w:rsids>
    <w:rsidRoot w:val="00404184"/>
    <w:rsid w:val="000023AC"/>
    <w:rsid w:val="0000607D"/>
    <w:rsid w:val="000152D7"/>
    <w:rsid w:val="00024B07"/>
    <w:rsid w:val="000279D5"/>
    <w:rsid w:val="00047D4B"/>
    <w:rsid w:val="000510A5"/>
    <w:rsid w:val="0005256F"/>
    <w:rsid w:val="00053EEA"/>
    <w:rsid w:val="00064634"/>
    <w:rsid w:val="000755D5"/>
    <w:rsid w:val="0009149F"/>
    <w:rsid w:val="000A2BCF"/>
    <w:rsid w:val="000A3CC7"/>
    <w:rsid w:val="000D458D"/>
    <w:rsid w:val="0011085D"/>
    <w:rsid w:val="00115ABA"/>
    <w:rsid w:val="00117C7D"/>
    <w:rsid w:val="00125450"/>
    <w:rsid w:val="001315D6"/>
    <w:rsid w:val="001364C4"/>
    <w:rsid w:val="001451CA"/>
    <w:rsid w:val="001453A4"/>
    <w:rsid w:val="00150A5C"/>
    <w:rsid w:val="00156EC2"/>
    <w:rsid w:val="00157D07"/>
    <w:rsid w:val="0016103A"/>
    <w:rsid w:val="00167666"/>
    <w:rsid w:val="00176279"/>
    <w:rsid w:val="001B0277"/>
    <w:rsid w:val="001B03E9"/>
    <w:rsid w:val="001E362D"/>
    <w:rsid w:val="00201493"/>
    <w:rsid w:val="00213864"/>
    <w:rsid w:val="0021780F"/>
    <w:rsid w:val="00235240"/>
    <w:rsid w:val="00242349"/>
    <w:rsid w:val="00256A21"/>
    <w:rsid w:val="0028252F"/>
    <w:rsid w:val="00285A85"/>
    <w:rsid w:val="0029031B"/>
    <w:rsid w:val="002C2879"/>
    <w:rsid w:val="002C3CE7"/>
    <w:rsid w:val="002C5842"/>
    <w:rsid w:val="002D64C5"/>
    <w:rsid w:val="002E1A38"/>
    <w:rsid w:val="00302101"/>
    <w:rsid w:val="00303609"/>
    <w:rsid w:val="0030388A"/>
    <w:rsid w:val="003159CD"/>
    <w:rsid w:val="00354B7D"/>
    <w:rsid w:val="00356077"/>
    <w:rsid w:val="00367FBB"/>
    <w:rsid w:val="00371F80"/>
    <w:rsid w:val="00375490"/>
    <w:rsid w:val="00385147"/>
    <w:rsid w:val="003A31CC"/>
    <w:rsid w:val="003A58F2"/>
    <w:rsid w:val="003B1AEB"/>
    <w:rsid w:val="003C499F"/>
    <w:rsid w:val="003E0B6A"/>
    <w:rsid w:val="003E33A1"/>
    <w:rsid w:val="003F1472"/>
    <w:rsid w:val="00404184"/>
    <w:rsid w:val="00411B28"/>
    <w:rsid w:val="00417A50"/>
    <w:rsid w:val="00420D50"/>
    <w:rsid w:val="004212C3"/>
    <w:rsid w:val="00422C38"/>
    <w:rsid w:val="0044355C"/>
    <w:rsid w:val="00444F1A"/>
    <w:rsid w:val="00446A30"/>
    <w:rsid w:val="0045067E"/>
    <w:rsid w:val="00452236"/>
    <w:rsid w:val="004611B8"/>
    <w:rsid w:val="00473FBB"/>
    <w:rsid w:val="00485956"/>
    <w:rsid w:val="004873C3"/>
    <w:rsid w:val="004A7DFC"/>
    <w:rsid w:val="004B0593"/>
    <w:rsid w:val="004D1080"/>
    <w:rsid w:val="004D4D31"/>
    <w:rsid w:val="004D79D8"/>
    <w:rsid w:val="004E1767"/>
    <w:rsid w:val="004E4159"/>
    <w:rsid w:val="005046B2"/>
    <w:rsid w:val="00507EF5"/>
    <w:rsid w:val="00511CD0"/>
    <w:rsid w:val="00515D0E"/>
    <w:rsid w:val="0052409F"/>
    <w:rsid w:val="005260CC"/>
    <w:rsid w:val="005305B6"/>
    <w:rsid w:val="00540253"/>
    <w:rsid w:val="00566EF5"/>
    <w:rsid w:val="00575A34"/>
    <w:rsid w:val="005C0E01"/>
    <w:rsid w:val="005D7BA6"/>
    <w:rsid w:val="005E54BC"/>
    <w:rsid w:val="005F7104"/>
    <w:rsid w:val="0060015D"/>
    <w:rsid w:val="00604F40"/>
    <w:rsid w:val="00616B94"/>
    <w:rsid w:val="006238CB"/>
    <w:rsid w:val="0062569D"/>
    <w:rsid w:val="006331C5"/>
    <w:rsid w:val="00640597"/>
    <w:rsid w:val="00646CD2"/>
    <w:rsid w:val="00653C74"/>
    <w:rsid w:val="00660C13"/>
    <w:rsid w:val="0067457E"/>
    <w:rsid w:val="00675469"/>
    <w:rsid w:val="006774E1"/>
    <w:rsid w:val="00681C8A"/>
    <w:rsid w:val="00691C49"/>
    <w:rsid w:val="006945EE"/>
    <w:rsid w:val="006A524D"/>
    <w:rsid w:val="006B057B"/>
    <w:rsid w:val="006B1FB9"/>
    <w:rsid w:val="006B2C4C"/>
    <w:rsid w:val="006C4EC6"/>
    <w:rsid w:val="006F41D5"/>
    <w:rsid w:val="006F4A40"/>
    <w:rsid w:val="007079E3"/>
    <w:rsid w:val="00723184"/>
    <w:rsid w:val="00725741"/>
    <w:rsid w:val="00732789"/>
    <w:rsid w:val="00742C83"/>
    <w:rsid w:val="007501A0"/>
    <w:rsid w:val="0075208B"/>
    <w:rsid w:val="00752A8B"/>
    <w:rsid w:val="007712F1"/>
    <w:rsid w:val="00774837"/>
    <w:rsid w:val="007C094B"/>
    <w:rsid w:val="007C1B4B"/>
    <w:rsid w:val="007C32DA"/>
    <w:rsid w:val="007E50AF"/>
    <w:rsid w:val="007F3219"/>
    <w:rsid w:val="007F3C49"/>
    <w:rsid w:val="007F4E7D"/>
    <w:rsid w:val="007F714F"/>
    <w:rsid w:val="007F7866"/>
    <w:rsid w:val="00807EBA"/>
    <w:rsid w:val="0082035B"/>
    <w:rsid w:val="00832A4C"/>
    <w:rsid w:val="0084507B"/>
    <w:rsid w:val="00851B75"/>
    <w:rsid w:val="0086244F"/>
    <w:rsid w:val="008659D4"/>
    <w:rsid w:val="00884A64"/>
    <w:rsid w:val="00884BAE"/>
    <w:rsid w:val="00885559"/>
    <w:rsid w:val="00885BC1"/>
    <w:rsid w:val="00887809"/>
    <w:rsid w:val="00895922"/>
    <w:rsid w:val="008A5F7A"/>
    <w:rsid w:val="008B19F8"/>
    <w:rsid w:val="008C7DF8"/>
    <w:rsid w:val="008D0BC6"/>
    <w:rsid w:val="00904689"/>
    <w:rsid w:val="00917294"/>
    <w:rsid w:val="009333E4"/>
    <w:rsid w:val="00947BDD"/>
    <w:rsid w:val="00960817"/>
    <w:rsid w:val="0096331D"/>
    <w:rsid w:val="00976069"/>
    <w:rsid w:val="00982C7C"/>
    <w:rsid w:val="00990794"/>
    <w:rsid w:val="009915BC"/>
    <w:rsid w:val="0099191A"/>
    <w:rsid w:val="00991BA5"/>
    <w:rsid w:val="00996858"/>
    <w:rsid w:val="00996F38"/>
    <w:rsid w:val="009A0A35"/>
    <w:rsid w:val="009A6341"/>
    <w:rsid w:val="009C230F"/>
    <w:rsid w:val="009C2A09"/>
    <w:rsid w:val="009D19E8"/>
    <w:rsid w:val="009D3DE6"/>
    <w:rsid w:val="009E1AFC"/>
    <w:rsid w:val="00A04FA1"/>
    <w:rsid w:val="00A2122A"/>
    <w:rsid w:val="00A3179D"/>
    <w:rsid w:val="00A3357F"/>
    <w:rsid w:val="00A40DC0"/>
    <w:rsid w:val="00A42536"/>
    <w:rsid w:val="00A47039"/>
    <w:rsid w:val="00A669BD"/>
    <w:rsid w:val="00A66FAB"/>
    <w:rsid w:val="00A77B95"/>
    <w:rsid w:val="00A8579C"/>
    <w:rsid w:val="00A97E71"/>
    <w:rsid w:val="00A97E99"/>
    <w:rsid w:val="00AA5F4D"/>
    <w:rsid w:val="00AA7A9E"/>
    <w:rsid w:val="00AB1196"/>
    <w:rsid w:val="00AB5103"/>
    <w:rsid w:val="00AB57B6"/>
    <w:rsid w:val="00AC19E4"/>
    <w:rsid w:val="00AF0004"/>
    <w:rsid w:val="00B0009E"/>
    <w:rsid w:val="00B06DA1"/>
    <w:rsid w:val="00B211F9"/>
    <w:rsid w:val="00B528EC"/>
    <w:rsid w:val="00B56224"/>
    <w:rsid w:val="00B72AC4"/>
    <w:rsid w:val="00B757F2"/>
    <w:rsid w:val="00B9546B"/>
    <w:rsid w:val="00B96267"/>
    <w:rsid w:val="00BA6C70"/>
    <w:rsid w:val="00BC4333"/>
    <w:rsid w:val="00BD0BD3"/>
    <w:rsid w:val="00BE79FB"/>
    <w:rsid w:val="00C074D8"/>
    <w:rsid w:val="00C101B1"/>
    <w:rsid w:val="00C23AF1"/>
    <w:rsid w:val="00C465E3"/>
    <w:rsid w:val="00C57BF5"/>
    <w:rsid w:val="00C607DC"/>
    <w:rsid w:val="00C72FD0"/>
    <w:rsid w:val="00C83C9D"/>
    <w:rsid w:val="00C83EE5"/>
    <w:rsid w:val="00C941E5"/>
    <w:rsid w:val="00C960F4"/>
    <w:rsid w:val="00CA03A1"/>
    <w:rsid w:val="00CA21A8"/>
    <w:rsid w:val="00CA23F9"/>
    <w:rsid w:val="00CA24CC"/>
    <w:rsid w:val="00CA66F9"/>
    <w:rsid w:val="00CB7773"/>
    <w:rsid w:val="00CC477B"/>
    <w:rsid w:val="00CD2EC5"/>
    <w:rsid w:val="00CE66CC"/>
    <w:rsid w:val="00CF6EE1"/>
    <w:rsid w:val="00CF722E"/>
    <w:rsid w:val="00D06758"/>
    <w:rsid w:val="00D12565"/>
    <w:rsid w:val="00D13891"/>
    <w:rsid w:val="00D217E4"/>
    <w:rsid w:val="00D27E0B"/>
    <w:rsid w:val="00D30D38"/>
    <w:rsid w:val="00D32849"/>
    <w:rsid w:val="00D467E7"/>
    <w:rsid w:val="00D579DB"/>
    <w:rsid w:val="00D6750C"/>
    <w:rsid w:val="00D67515"/>
    <w:rsid w:val="00D77B35"/>
    <w:rsid w:val="00D80F4A"/>
    <w:rsid w:val="00D82E79"/>
    <w:rsid w:val="00D8326A"/>
    <w:rsid w:val="00D93A0D"/>
    <w:rsid w:val="00DB1DE8"/>
    <w:rsid w:val="00DD0A25"/>
    <w:rsid w:val="00DD23B0"/>
    <w:rsid w:val="00DE07CD"/>
    <w:rsid w:val="00DE0CAB"/>
    <w:rsid w:val="00DE2A3D"/>
    <w:rsid w:val="00DE744B"/>
    <w:rsid w:val="00DF260F"/>
    <w:rsid w:val="00DF3764"/>
    <w:rsid w:val="00DF563F"/>
    <w:rsid w:val="00E04A3A"/>
    <w:rsid w:val="00E12B83"/>
    <w:rsid w:val="00E30B17"/>
    <w:rsid w:val="00E3346B"/>
    <w:rsid w:val="00E41341"/>
    <w:rsid w:val="00E4616E"/>
    <w:rsid w:val="00E75C93"/>
    <w:rsid w:val="00E80800"/>
    <w:rsid w:val="00E866DE"/>
    <w:rsid w:val="00EA38E1"/>
    <w:rsid w:val="00EA57C0"/>
    <w:rsid w:val="00ED1BBA"/>
    <w:rsid w:val="00F26465"/>
    <w:rsid w:val="00F326FE"/>
    <w:rsid w:val="00F439CA"/>
    <w:rsid w:val="00F532F6"/>
    <w:rsid w:val="00F66837"/>
    <w:rsid w:val="00F74FE2"/>
    <w:rsid w:val="00F83234"/>
    <w:rsid w:val="00F92E1D"/>
    <w:rsid w:val="00F947BC"/>
    <w:rsid w:val="00FA014E"/>
    <w:rsid w:val="00FC1DF7"/>
    <w:rsid w:val="00FC6282"/>
    <w:rsid w:val="00FE6264"/>
    <w:rsid w:val="00FF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C79AC"/>
  <w15:docId w15:val="{70216E5D-7F77-4D43-BFE3-514925064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B1AEB"/>
  </w:style>
  <w:style w:type="paragraph" w:styleId="Heading1">
    <w:name w:val="heading 1"/>
    <w:basedOn w:val="Normal"/>
    <w:next w:val="Normal"/>
    <w:link w:val="Heading1Char"/>
    <w:uiPriority w:val="9"/>
    <w:qFormat/>
    <w:rsid w:val="00ED1B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3B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outlineLvl w:val="1"/>
    </w:pPr>
    <w:rPr>
      <w:caps/>
      <w:color w:val="000000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2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23B0"/>
    <w:rPr>
      <w:caps/>
      <w:color w:val="000000"/>
      <w:spacing w:val="15"/>
      <w:shd w:val="clear" w:color="auto" w:fill="DEEAF6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ED1B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1BB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46A3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A30"/>
    <w:rPr>
      <w:i/>
      <w:iCs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446A30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6B2C4C"/>
    <w:rPr>
      <w:b/>
      <w:bCs/>
      <w:i/>
      <w:iCs/>
      <w:spacing w:val="5"/>
    </w:rPr>
  </w:style>
  <w:style w:type="paragraph" w:customStyle="1" w:styleId="Default">
    <w:name w:val="Default"/>
    <w:rsid w:val="008C7DF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8C7DF8"/>
  </w:style>
  <w:style w:type="paragraph" w:styleId="Header">
    <w:name w:val="header"/>
    <w:basedOn w:val="Normal"/>
    <w:link w:val="HeaderChar"/>
    <w:uiPriority w:val="99"/>
    <w:unhideWhenUsed/>
    <w:rsid w:val="00EA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7C0"/>
  </w:style>
  <w:style w:type="paragraph" w:styleId="Footer">
    <w:name w:val="footer"/>
    <w:basedOn w:val="Normal"/>
    <w:link w:val="FooterChar"/>
    <w:uiPriority w:val="99"/>
    <w:unhideWhenUsed/>
    <w:rsid w:val="00EA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7C0"/>
  </w:style>
  <w:style w:type="paragraph" w:styleId="TOCHeading">
    <w:name w:val="TOC Heading"/>
    <w:basedOn w:val="Heading1"/>
    <w:next w:val="Normal"/>
    <w:uiPriority w:val="39"/>
    <w:unhideWhenUsed/>
    <w:qFormat/>
    <w:rsid w:val="00EA57C0"/>
    <w:pPr>
      <w:outlineLvl w:val="9"/>
    </w:pPr>
    <w:rPr>
      <w:lang w:eastAsia="de-AT"/>
    </w:rPr>
  </w:style>
  <w:style w:type="paragraph" w:styleId="TOC1">
    <w:name w:val="toc 1"/>
    <w:basedOn w:val="Normal"/>
    <w:next w:val="Normal"/>
    <w:autoRedefine/>
    <w:uiPriority w:val="39"/>
    <w:unhideWhenUsed/>
    <w:rsid w:val="00EA57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57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A57C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EA57C0"/>
    <w:pPr>
      <w:spacing w:after="0" w:line="240" w:lineRule="auto"/>
    </w:pPr>
    <w:rPr>
      <w:lang w:val="fr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Zchn"/>
    <w:rsid w:val="0009149F"/>
    <w:pPr>
      <w:spacing w:after="0"/>
      <w:jc w:val="center"/>
    </w:pPr>
    <w:rPr>
      <w:rFonts w:ascii="Calibri" w:hAnsi="Calibri"/>
      <w:noProof/>
      <w:lang w:val="en-US"/>
    </w:rPr>
  </w:style>
  <w:style w:type="character" w:customStyle="1" w:styleId="EndNoteBibliographyTitleZchn">
    <w:name w:val="EndNote Bibliography Title Zchn"/>
    <w:basedOn w:val="DefaultParagraphFont"/>
    <w:link w:val="EndNoteBibliographyTitle"/>
    <w:rsid w:val="0009149F"/>
    <w:rPr>
      <w:rFonts w:ascii="Calibri" w:hAnsi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Zchn"/>
    <w:rsid w:val="0009149F"/>
    <w:pPr>
      <w:spacing w:line="240" w:lineRule="auto"/>
    </w:pPr>
    <w:rPr>
      <w:rFonts w:ascii="Calibri" w:hAnsi="Calibri"/>
      <w:noProof/>
      <w:lang w:val="en-US"/>
    </w:rPr>
  </w:style>
  <w:style w:type="character" w:customStyle="1" w:styleId="EndNoteBibliographyZchn">
    <w:name w:val="EndNote Bibliography Zchn"/>
    <w:basedOn w:val="DefaultParagraphFont"/>
    <w:link w:val="EndNoteBibliography"/>
    <w:rsid w:val="0009149F"/>
    <w:rPr>
      <w:rFonts w:ascii="Calibri" w:hAnsi="Calibri"/>
      <w:noProof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453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32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8326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00607D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865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59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59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5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59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9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2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7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diagramColors" Target="diagrams/colors3.xm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34" Type="http://schemas.openxmlformats.org/officeDocument/2006/relationships/image" Target="media/image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07/relationships/diagramDrawing" Target="diagrams/drawing1.xml"/><Relationship Id="rId25" Type="http://schemas.openxmlformats.org/officeDocument/2006/relationships/diagramQuickStyle" Target="diagrams/quickStyle3.xm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29" Type="http://schemas.openxmlformats.org/officeDocument/2006/relationships/diagramLayout" Target="diagrams/layout4.xml"/><Relationship Id="rId41" Type="http://schemas.openxmlformats.org/officeDocument/2006/relationships/hyperlink" Target="http://s3platform.jrc.ec.europa.eu/s3pguide: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diagramLayout" Target="diagrams/layout2.xml"/><Relationship Id="rId31" Type="http://schemas.openxmlformats.org/officeDocument/2006/relationships/diagramColors" Target="diagrams/colors4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image" Target="media/image6.png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13F3DD-7409-43DC-8C03-AF08CB4EEED6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49164C25-BAA3-4B23-91D8-5BF926067234}">
      <dgm:prSet phldrT="[Text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de-DE"/>
            <a:t>Enables fine-grain tracking of projects and initiatives</a:t>
          </a:r>
        </a:p>
      </dgm:t>
    </dgm:pt>
    <dgm:pt modelId="{3DD02ADB-2DB2-4863-8740-9E08BF22CDEF}" type="parTrans" cxnId="{2396BBDB-A950-42A0-8973-6304C954A2EF}">
      <dgm:prSet/>
      <dgm:spPr/>
      <dgm:t>
        <a:bodyPr/>
        <a:lstStyle/>
        <a:p>
          <a:endParaRPr lang="de-DE"/>
        </a:p>
      </dgm:t>
    </dgm:pt>
    <dgm:pt modelId="{018CAECF-D10A-48E1-90D3-2A22E2065D79}" type="sibTrans" cxnId="{2396BBDB-A950-42A0-8973-6304C954A2EF}">
      <dgm:prSet/>
      <dgm:spPr/>
      <dgm:t>
        <a:bodyPr/>
        <a:lstStyle/>
        <a:p>
          <a:endParaRPr lang="de-DE"/>
        </a:p>
      </dgm:t>
    </dgm:pt>
    <dgm:pt modelId="{2A199B26-E5C2-4AEF-B013-DF5100C38D58}">
      <dgm:prSet phldrT="[Text]"/>
      <dgm:spPr>
        <a:solidFill>
          <a:srgbClr val="92D050"/>
        </a:solidFill>
      </dgm:spPr>
      <dgm:t>
        <a:bodyPr/>
        <a:lstStyle/>
        <a:p>
          <a:r>
            <a:rPr lang="de-DE"/>
            <a:t>Leverage previously incompatible data for analysis</a:t>
          </a:r>
        </a:p>
      </dgm:t>
    </dgm:pt>
    <dgm:pt modelId="{299AA621-DB04-4E85-8B4E-4D7C37A5FCEE}" type="parTrans" cxnId="{4A90FF7C-7233-4921-8A78-5E5AA1A2C8A5}">
      <dgm:prSet/>
      <dgm:spPr/>
      <dgm:t>
        <a:bodyPr/>
        <a:lstStyle/>
        <a:p>
          <a:endParaRPr lang="de-DE"/>
        </a:p>
      </dgm:t>
    </dgm:pt>
    <dgm:pt modelId="{7C2392B5-DA33-4D1A-9173-D3AD94FFB7F5}" type="sibTrans" cxnId="{4A90FF7C-7233-4921-8A78-5E5AA1A2C8A5}">
      <dgm:prSet/>
      <dgm:spPr/>
      <dgm:t>
        <a:bodyPr/>
        <a:lstStyle/>
        <a:p>
          <a:endParaRPr lang="de-DE"/>
        </a:p>
      </dgm:t>
    </dgm:pt>
    <dgm:pt modelId="{0FDFF73A-014D-4FF1-98D9-8F55EBA4ACF0}">
      <dgm:prSet phldrT="[Text]"/>
      <dgm:spPr>
        <a:solidFill>
          <a:srgbClr val="FFFF00"/>
        </a:solidFill>
      </dgm:spPr>
      <dgm:t>
        <a:bodyPr/>
        <a:lstStyle/>
        <a:p>
          <a:r>
            <a:rPr lang="de-DE">
              <a:solidFill>
                <a:sysClr val="windowText" lastClr="000000"/>
              </a:solidFill>
            </a:rPr>
            <a:t>Track project themes and topic as well as progress towards objectives</a:t>
          </a:r>
        </a:p>
      </dgm:t>
    </dgm:pt>
    <dgm:pt modelId="{7C3C5AFE-8F72-4C15-8CA6-DA10E1124DBB}" type="parTrans" cxnId="{0EDD3183-86E7-413F-9F7F-94F1C102EF9F}">
      <dgm:prSet/>
      <dgm:spPr/>
      <dgm:t>
        <a:bodyPr/>
        <a:lstStyle/>
        <a:p>
          <a:endParaRPr lang="de-DE"/>
        </a:p>
      </dgm:t>
    </dgm:pt>
    <dgm:pt modelId="{934B222E-7B5F-46F3-AC98-6D31CAF879D8}" type="sibTrans" cxnId="{0EDD3183-86E7-413F-9F7F-94F1C102EF9F}">
      <dgm:prSet/>
      <dgm:spPr/>
      <dgm:t>
        <a:bodyPr/>
        <a:lstStyle/>
        <a:p>
          <a:endParaRPr lang="de-DE"/>
        </a:p>
      </dgm:t>
    </dgm:pt>
    <dgm:pt modelId="{BE83A6E2-2BA5-43A1-8C0D-C6E5F457D314}" type="pres">
      <dgm:prSet presAssocID="{CA13F3DD-7409-43DC-8C03-AF08CB4EEED6}" presName="linear" presStyleCnt="0">
        <dgm:presLayoutVars>
          <dgm:dir/>
          <dgm:animLvl val="lvl"/>
          <dgm:resizeHandles val="exact"/>
        </dgm:presLayoutVars>
      </dgm:prSet>
      <dgm:spPr/>
    </dgm:pt>
    <dgm:pt modelId="{21E96E3E-3BE1-427D-B8D1-A4BF3AAC0FE0}" type="pres">
      <dgm:prSet presAssocID="{49164C25-BAA3-4B23-91D8-5BF926067234}" presName="parentLin" presStyleCnt="0"/>
      <dgm:spPr/>
    </dgm:pt>
    <dgm:pt modelId="{80C2FE80-161C-48DE-B45A-877C319F9BB7}" type="pres">
      <dgm:prSet presAssocID="{49164C25-BAA3-4B23-91D8-5BF926067234}" presName="parentLeftMargin" presStyleLbl="node1" presStyleIdx="0" presStyleCnt="3"/>
      <dgm:spPr/>
    </dgm:pt>
    <dgm:pt modelId="{D9153777-E8EA-4E53-84CD-FECB4D64A331}" type="pres">
      <dgm:prSet presAssocID="{49164C25-BAA3-4B23-91D8-5BF92606723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4D2C1700-B8ED-4A3D-A152-F05142C40AE8}" type="pres">
      <dgm:prSet presAssocID="{49164C25-BAA3-4B23-91D8-5BF926067234}" presName="negativeSpace" presStyleCnt="0"/>
      <dgm:spPr/>
    </dgm:pt>
    <dgm:pt modelId="{F91C3B9D-0636-46C7-A69F-CE50CB18F224}" type="pres">
      <dgm:prSet presAssocID="{49164C25-BAA3-4B23-91D8-5BF926067234}" presName="childText" presStyleLbl="conFgAcc1" presStyleIdx="0" presStyleCnt="3">
        <dgm:presLayoutVars>
          <dgm:bulletEnabled val="1"/>
        </dgm:presLayoutVars>
      </dgm:prSet>
      <dgm:spPr/>
    </dgm:pt>
    <dgm:pt modelId="{49606337-7381-4E74-9CD0-C93DD6371B4C}" type="pres">
      <dgm:prSet presAssocID="{018CAECF-D10A-48E1-90D3-2A22E2065D79}" presName="spaceBetweenRectangles" presStyleCnt="0"/>
      <dgm:spPr/>
    </dgm:pt>
    <dgm:pt modelId="{171FAA85-BEFD-4F40-B397-51C6C973E1C8}" type="pres">
      <dgm:prSet presAssocID="{2A199B26-E5C2-4AEF-B013-DF5100C38D58}" presName="parentLin" presStyleCnt="0"/>
      <dgm:spPr/>
    </dgm:pt>
    <dgm:pt modelId="{E4F96728-ABBA-4055-80F1-0F917DC472ED}" type="pres">
      <dgm:prSet presAssocID="{2A199B26-E5C2-4AEF-B013-DF5100C38D58}" presName="parentLeftMargin" presStyleLbl="node1" presStyleIdx="0" presStyleCnt="3"/>
      <dgm:spPr/>
    </dgm:pt>
    <dgm:pt modelId="{D284B1F1-2ED0-409C-8C19-8E71C3ED87D3}" type="pres">
      <dgm:prSet presAssocID="{2A199B26-E5C2-4AEF-B013-DF5100C38D58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DA285FB-77A1-4CF1-AF71-E9415406CC47}" type="pres">
      <dgm:prSet presAssocID="{2A199B26-E5C2-4AEF-B013-DF5100C38D58}" presName="negativeSpace" presStyleCnt="0"/>
      <dgm:spPr/>
    </dgm:pt>
    <dgm:pt modelId="{63871D0D-D49B-485C-8BBB-CCDA2FC0EEA6}" type="pres">
      <dgm:prSet presAssocID="{2A199B26-E5C2-4AEF-B013-DF5100C38D58}" presName="childText" presStyleLbl="conFgAcc1" presStyleIdx="1" presStyleCnt="3">
        <dgm:presLayoutVars>
          <dgm:bulletEnabled val="1"/>
        </dgm:presLayoutVars>
      </dgm:prSet>
      <dgm:spPr/>
    </dgm:pt>
    <dgm:pt modelId="{311DF82A-6736-4DE9-B224-404523F7B31C}" type="pres">
      <dgm:prSet presAssocID="{7C2392B5-DA33-4D1A-9173-D3AD94FFB7F5}" presName="spaceBetweenRectangles" presStyleCnt="0"/>
      <dgm:spPr/>
    </dgm:pt>
    <dgm:pt modelId="{BB5AD3FE-0C2A-4274-8896-A68EB25EB29B}" type="pres">
      <dgm:prSet presAssocID="{0FDFF73A-014D-4FF1-98D9-8F55EBA4ACF0}" presName="parentLin" presStyleCnt="0"/>
      <dgm:spPr/>
    </dgm:pt>
    <dgm:pt modelId="{D2128BEE-7D25-4AB6-A787-4B322850F65B}" type="pres">
      <dgm:prSet presAssocID="{0FDFF73A-014D-4FF1-98D9-8F55EBA4ACF0}" presName="parentLeftMargin" presStyleLbl="node1" presStyleIdx="1" presStyleCnt="3"/>
      <dgm:spPr/>
    </dgm:pt>
    <dgm:pt modelId="{6AF31440-6FF4-40FE-9C6A-D4CD2B581996}" type="pres">
      <dgm:prSet presAssocID="{0FDFF73A-014D-4FF1-98D9-8F55EBA4ACF0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FC6A8613-3928-4E79-960C-653974D2054A}" type="pres">
      <dgm:prSet presAssocID="{0FDFF73A-014D-4FF1-98D9-8F55EBA4ACF0}" presName="negativeSpace" presStyleCnt="0"/>
      <dgm:spPr/>
    </dgm:pt>
    <dgm:pt modelId="{A9743484-E6E3-478D-938F-A56BCC7F0C74}" type="pres">
      <dgm:prSet presAssocID="{0FDFF73A-014D-4FF1-98D9-8F55EBA4ACF0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642DEB14-753B-4D9C-B480-A21917CE7B3B}" type="presOf" srcId="{0FDFF73A-014D-4FF1-98D9-8F55EBA4ACF0}" destId="{D2128BEE-7D25-4AB6-A787-4B322850F65B}" srcOrd="0" destOrd="0" presId="urn:microsoft.com/office/officeart/2005/8/layout/list1"/>
    <dgm:cxn modelId="{AAF57E15-9680-48BF-94FD-20A580325551}" type="presOf" srcId="{0FDFF73A-014D-4FF1-98D9-8F55EBA4ACF0}" destId="{6AF31440-6FF4-40FE-9C6A-D4CD2B581996}" srcOrd="1" destOrd="0" presId="urn:microsoft.com/office/officeart/2005/8/layout/list1"/>
    <dgm:cxn modelId="{444A0972-1080-4563-B1B0-3ACD1C38FFD8}" type="presOf" srcId="{49164C25-BAA3-4B23-91D8-5BF926067234}" destId="{80C2FE80-161C-48DE-B45A-877C319F9BB7}" srcOrd="0" destOrd="0" presId="urn:microsoft.com/office/officeart/2005/8/layout/list1"/>
    <dgm:cxn modelId="{4A90FF7C-7233-4921-8A78-5E5AA1A2C8A5}" srcId="{CA13F3DD-7409-43DC-8C03-AF08CB4EEED6}" destId="{2A199B26-E5C2-4AEF-B013-DF5100C38D58}" srcOrd="1" destOrd="0" parTransId="{299AA621-DB04-4E85-8B4E-4D7C37A5FCEE}" sibTransId="{7C2392B5-DA33-4D1A-9173-D3AD94FFB7F5}"/>
    <dgm:cxn modelId="{0EDD3183-86E7-413F-9F7F-94F1C102EF9F}" srcId="{CA13F3DD-7409-43DC-8C03-AF08CB4EEED6}" destId="{0FDFF73A-014D-4FF1-98D9-8F55EBA4ACF0}" srcOrd="2" destOrd="0" parTransId="{7C3C5AFE-8F72-4C15-8CA6-DA10E1124DBB}" sibTransId="{934B222E-7B5F-46F3-AC98-6D31CAF879D8}"/>
    <dgm:cxn modelId="{D3F29184-8CBB-4A50-9923-76B4DD60BF37}" type="presOf" srcId="{2A199B26-E5C2-4AEF-B013-DF5100C38D58}" destId="{D284B1F1-2ED0-409C-8C19-8E71C3ED87D3}" srcOrd="1" destOrd="0" presId="urn:microsoft.com/office/officeart/2005/8/layout/list1"/>
    <dgm:cxn modelId="{A487F195-9E1F-464B-8A65-F416AC29AB01}" type="presOf" srcId="{CA13F3DD-7409-43DC-8C03-AF08CB4EEED6}" destId="{BE83A6E2-2BA5-43A1-8C0D-C6E5F457D314}" srcOrd="0" destOrd="0" presId="urn:microsoft.com/office/officeart/2005/8/layout/list1"/>
    <dgm:cxn modelId="{2F6B8CA5-6330-40A4-A539-E166AF94A326}" type="presOf" srcId="{2A199B26-E5C2-4AEF-B013-DF5100C38D58}" destId="{E4F96728-ABBA-4055-80F1-0F917DC472ED}" srcOrd="0" destOrd="0" presId="urn:microsoft.com/office/officeart/2005/8/layout/list1"/>
    <dgm:cxn modelId="{7996FCD7-93E6-4A51-A049-D00BBE265046}" type="presOf" srcId="{49164C25-BAA3-4B23-91D8-5BF926067234}" destId="{D9153777-E8EA-4E53-84CD-FECB4D64A331}" srcOrd="1" destOrd="0" presId="urn:microsoft.com/office/officeart/2005/8/layout/list1"/>
    <dgm:cxn modelId="{2396BBDB-A950-42A0-8973-6304C954A2EF}" srcId="{CA13F3DD-7409-43DC-8C03-AF08CB4EEED6}" destId="{49164C25-BAA3-4B23-91D8-5BF926067234}" srcOrd="0" destOrd="0" parTransId="{3DD02ADB-2DB2-4863-8740-9E08BF22CDEF}" sibTransId="{018CAECF-D10A-48E1-90D3-2A22E2065D79}"/>
    <dgm:cxn modelId="{5B2F1625-63FD-4FC0-8316-24D1885A2816}" type="presParOf" srcId="{BE83A6E2-2BA5-43A1-8C0D-C6E5F457D314}" destId="{21E96E3E-3BE1-427D-B8D1-A4BF3AAC0FE0}" srcOrd="0" destOrd="0" presId="urn:microsoft.com/office/officeart/2005/8/layout/list1"/>
    <dgm:cxn modelId="{2B1AB713-583D-46FA-A5DB-F700D88378B4}" type="presParOf" srcId="{21E96E3E-3BE1-427D-B8D1-A4BF3AAC0FE0}" destId="{80C2FE80-161C-48DE-B45A-877C319F9BB7}" srcOrd="0" destOrd="0" presId="urn:microsoft.com/office/officeart/2005/8/layout/list1"/>
    <dgm:cxn modelId="{80C4E96D-36B2-40AF-9FE1-E12F2FB0153D}" type="presParOf" srcId="{21E96E3E-3BE1-427D-B8D1-A4BF3AAC0FE0}" destId="{D9153777-E8EA-4E53-84CD-FECB4D64A331}" srcOrd="1" destOrd="0" presId="urn:microsoft.com/office/officeart/2005/8/layout/list1"/>
    <dgm:cxn modelId="{96EEC1F0-8D4A-48F2-BD75-77903C93762B}" type="presParOf" srcId="{BE83A6E2-2BA5-43A1-8C0D-C6E5F457D314}" destId="{4D2C1700-B8ED-4A3D-A152-F05142C40AE8}" srcOrd="1" destOrd="0" presId="urn:microsoft.com/office/officeart/2005/8/layout/list1"/>
    <dgm:cxn modelId="{45A77B88-5020-4583-8912-1CEFE8E09759}" type="presParOf" srcId="{BE83A6E2-2BA5-43A1-8C0D-C6E5F457D314}" destId="{F91C3B9D-0636-46C7-A69F-CE50CB18F224}" srcOrd="2" destOrd="0" presId="urn:microsoft.com/office/officeart/2005/8/layout/list1"/>
    <dgm:cxn modelId="{BEFDCBAE-66C3-43B4-A02B-E48C5089E85D}" type="presParOf" srcId="{BE83A6E2-2BA5-43A1-8C0D-C6E5F457D314}" destId="{49606337-7381-4E74-9CD0-C93DD6371B4C}" srcOrd="3" destOrd="0" presId="urn:microsoft.com/office/officeart/2005/8/layout/list1"/>
    <dgm:cxn modelId="{7C9EB059-74E6-46EF-AF39-F80B3DD7483E}" type="presParOf" srcId="{BE83A6E2-2BA5-43A1-8C0D-C6E5F457D314}" destId="{171FAA85-BEFD-4F40-B397-51C6C973E1C8}" srcOrd="4" destOrd="0" presId="urn:microsoft.com/office/officeart/2005/8/layout/list1"/>
    <dgm:cxn modelId="{C6D425AE-C571-4ECF-8D90-EFB23C97B82F}" type="presParOf" srcId="{171FAA85-BEFD-4F40-B397-51C6C973E1C8}" destId="{E4F96728-ABBA-4055-80F1-0F917DC472ED}" srcOrd="0" destOrd="0" presId="urn:microsoft.com/office/officeart/2005/8/layout/list1"/>
    <dgm:cxn modelId="{DD5699C9-5EB0-407C-B4B3-4388165D9D92}" type="presParOf" srcId="{171FAA85-BEFD-4F40-B397-51C6C973E1C8}" destId="{D284B1F1-2ED0-409C-8C19-8E71C3ED87D3}" srcOrd="1" destOrd="0" presId="urn:microsoft.com/office/officeart/2005/8/layout/list1"/>
    <dgm:cxn modelId="{DFDE78BE-4A65-4FC2-8553-D232E6D4F351}" type="presParOf" srcId="{BE83A6E2-2BA5-43A1-8C0D-C6E5F457D314}" destId="{1DA285FB-77A1-4CF1-AF71-E9415406CC47}" srcOrd="5" destOrd="0" presId="urn:microsoft.com/office/officeart/2005/8/layout/list1"/>
    <dgm:cxn modelId="{87716DEA-F525-41D1-8ED1-92BC384D8E6D}" type="presParOf" srcId="{BE83A6E2-2BA5-43A1-8C0D-C6E5F457D314}" destId="{63871D0D-D49B-485C-8BBB-CCDA2FC0EEA6}" srcOrd="6" destOrd="0" presId="urn:microsoft.com/office/officeart/2005/8/layout/list1"/>
    <dgm:cxn modelId="{E2325689-32B2-4C60-8C7D-22246E15D332}" type="presParOf" srcId="{BE83A6E2-2BA5-43A1-8C0D-C6E5F457D314}" destId="{311DF82A-6736-4DE9-B224-404523F7B31C}" srcOrd="7" destOrd="0" presId="urn:microsoft.com/office/officeart/2005/8/layout/list1"/>
    <dgm:cxn modelId="{5F74A6DD-44B2-43BD-BBCE-B8519CFD6C71}" type="presParOf" srcId="{BE83A6E2-2BA5-43A1-8C0D-C6E5F457D314}" destId="{BB5AD3FE-0C2A-4274-8896-A68EB25EB29B}" srcOrd="8" destOrd="0" presId="urn:microsoft.com/office/officeart/2005/8/layout/list1"/>
    <dgm:cxn modelId="{B8D26432-680B-463A-AE8D-F24BC8CB96F3}" type="presParOf" srcId="{BB5AD3FE-0C2A-4274-8896-A68EB25EB29B}" destId="{D2128BEE-7D25-4AB6-A787-4B322850F65B}" srcOrd="0" destOrd="0" presId="urn:microsoft.com/office/officeart/2005/8/layout/list1"/>
    <dgm:cxn modelId="{2AEEFB55-810F-4E8C-A11E-ECB373665FD7}" type="presParOf" srcId="{BB5AD3FE-0C2A-4274-8896-A68EB25EB29B}" destId="{6AF31440-6FF4-40FE-9C6A-D4CD2B581996}" srcOrd="1" destOrd="0" presId="urn:microsoft.com/office/officeart/2005/8/layout/list1"/>
    <dgm:cxn modelId="{6AE62DF9-0219-427F-A1EF-23CBDC227649}" type="presParOf" srcId="{BE83A6E2-2BA5-43A1-8C0D-C6E5F457D314}" destId="{FC6A8613-3928-4E79-960C-653974D2054A}" srcOrd="9" destOrd="0" presId="urn:microsoft.com/office/officeart/2005/8/layout/list1"/>
    <dgm:cxn modelId="{86255B3D-44EA-4591-8197-36800405B803}" type="presParOf" srcId="{BE83A6E2-2BA5-43A1-8C0D-C6E5F457D314}" destId="{A9743484-E6E3-478D-938F-A56BCC7F0C74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1A8736F-25EC-48CD-9AA0-75608B7747BB}" type="doc">
      <dgm:prSet loTypeId="urn:microsoft.com/office/officeart/2005/8/layout/cycle8" loCatId="cycle" qsTypeId="urn:microsoft.com/office/officeart/2005/8/quickstyle/simple1" qsCatId="simple" csTypeId="urn:microsoft.com/office/officeart/2005/8/colors/colorful4" csCatId="colorful" phldr="1"/>
      <dgm:spPr/>
    </dgm:pt>
    <dgm:pt modelId="{C9CE0E9A-BC6D-4B69-B20A-4745A3BA0154}">
      <dgm:prSet phldrT="[Text]"/>
      <dgm:spPr>
        <a:solidFill>
          <a:srgbClr val="FFFF00">
            <a:alpha val="88000"/>
          </a:srgbClr>
        </a:solidFill>
      </dgm:spPr>
      <dgm:t>
        <a:bodyPr/>
        <a:lstStyle/>
        <a:p>
          <a:r>
            <a:rPr lang="de-DE">
              <a:solidFill>
                <a:sysClr val="windowText" lastClr="000000"/>
              </a:solidFill>
            </a:rPr>
            <a:t>Automated Data Collection</a:t>
          </a:r>
        </a:p>
      </dgm:t>
    </dgm:pt>
    <dgm:pt modelId="{7233E442-D312-45CB-986E-2DFBB293320E}" type="parTrans" cxnId="{FE326419-7EBC-4783-9DEA-FD8B0ACCB69C}">
      <dgm:prSet/>
      <dgm:spPr/>
      <dgm:t>
        <a:bodyPr/>
        <a:lstStyle/>
        <a:p>
          <a:endParaRPr lang="de-DE"/>
        </a:p>
      </dgm:t>
    </dgm:pt>
    <dgm:pt modelId="{EE49A9D3-F02B-40A7-96E4-57CBBD63E494}" type="sibTrans" cxnId="{FE326419-7EBC-4783-9DEA-FD8B0ACCB69C}">
      <dgm:prSet/>
      <dgm:spPr/>
      <dgm:t>
        <a:bodyPr/>
        <a:lstStyle/>
        <a:p>
          <a:endParaRPr lang="de-DE"/>
        </a:p>
      </dgm:t>
    </dgm:pt>
    <dgm:pt modelId="{63E97CC7-5753-49A1-9BBA-44B694A1DB43}">
      <dgm:prSet phldrT="[Text]"/>
      <dgm:spPr>
        <a:solidFill>
          <a:srgbClr val="00B050">
            <a:alpha val="41000"/>
          </a:srgbClr>
        </a:solidFill>
      </dgm:spPr>
      <dgm:t>
        <a:bodyPr/>
        <a:lstStyle/>
        <a:p>
          <a:r>
            <a:rPr lang="de-DE"/>
            <a:t>Structuring/ Mapping</a:t>
          </a:r>
        </a:p>
      </dgm:t>
    </dgm:pt>
    <dgm:pt modelId="{C2917554-18E2-4C2E-A86F-7E70F72A1E7B}" type="parTrans" cxnId="{8B25C975-4A12-4233-9318-061C195689A5}">
      <dgm:prSet/>
      <dgm:spPr/>
      <dgm:t>
        <a:bodyPr/>
        <a:lstStyle/>
        <a:p>
          <a:endParaRPr lang="de-DE"/>
        </a:p>
      </dgm:t>
    </dgm:pt>
    <dgm:pt modelId="{3B88D11C-A1BC-4DB3-95DA-C9366E32C8FC}" type="sibTrans" cxnId="{8B25C975-4A12-4233-9318-061C195689A5}">
      <dgm:prSet/>
      <dgm:spPr/>
      <dgm:t>
        <a:bodyPr/>
        <a:lstStyle/>
        <a:p>
          <a:endParaRPr lang="de-DE"/>
        </a:p>
      </dgm:t>
    </dgm:pt>
    <dgm:pt modelId="{38CB81FE-A90B-4C38-99FF-6DB10AD270F3}">
      <dgm:prSet phldrT="[Text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de-DE"/>
            <a:t>Track Projects</a:t>
          </a:r>
        </a:p>
      </dgm:t>
    </dgm:pt>
    <dgm:pt modelId="{957BBDF3-56EA-4F0C-BD99-2D3BC1EE50C9}" type="parTrans" cxnId="{E6186615-BA9A-4AC4-B89A-91C2FFF213BD}">
      <dgm:prSet/>
      <dgm:spPr/>
      <dgm:t>
        <a:bodyPr/>
        <a:lstStyle/>
        <a:p>
          <a:endParaRPr lang="de-DE"/>
        </a:p>
      </dgm:t>
    </dgm:pt>
    <dgm:pt modelId="{C00938E3-7691-46F1-8ECC-CF1AE3DB8073}" type="sibTrans" cxnId="{E6186615-BA9A-4AC4-B89A-91C2FFF213BD}">
      <dgm:prSet/>
      <dgm:spPr/>
      <dgm:t>
        <a:bodyPr/>
        <a:lstStyle/>
        <a:p>
          <a:endParaRPr lang="de-DE"/>
        </a:p>
      </dgm:t>
    </dgm:pt>
    <dgm:pt modelId="{9C00AC10-FC09-4655-8EC6-047AF2F0E201}" type="pres">
      <dgm:prSet presAssocID="{11A8736F-25EC-48CD-9AA0-75608B7747BB}" presName="compositeShape" presStyleCnt="0">
        <dgm:presLayoutVars>
          <dgm:chMax val="7"/>
          <dgm:dir/>
          <dgm:resizeHandles val="exact"/>
        </dgm:presLayoutVars>
      </dgm:prSet>
      <dgm:spPr/>
    </dgm:pt>
    <dgm:pt modelId="{94E78EA4-1B7C-4649-944B-6F9BD0D97C23}" type="pres">
      <dgm:prSet presAssocID="{11A8736F-25EC-48CD-9AA0-75608B7747BB}" presName="wedge1" presStyleLbl="node1" presStyleIdx="0" presStyleCnt="3"/>
      <dgm:spPr/>
    </dgm:pt>
    <dgm:pt modelId="{BDCB17FC-F75D-40E1-B216-488F381B5EC6}" type="pres">
      <dgm:prSet presAssocID="{11A8736F-25EC-48CD-9AA0-75608B7747BB}" presName="dummy1a" presStyleCnt="0"/>
      <dgm:spPr/>
    </dgm:pt>
    <dgm:pt modelId="{66322C8B-DB28-4CD3-BCA0-316D86C31F9C}" type="pres">
      <dgm:prSet presAssocID="{11A8736F-25EC-48CD-9AA0-75608B7747BB}" presName="dummy1b" presStyleCnt="0"/>
      <dgm:spPr/>
    </dgm:pt>
    <dgm:pt modelId="{CF3B9CAE-9422-44C6-B6B3-663A747DE675}" type="pres">
      <dgm:prSet presAssocID="{11A8736F-25EC-48CD-9AA0-75608B7747BB}" presName="wedge1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C4CB50EB-E6CA-4EB6-AFC3-6FD0ADE66D19}" type="pres">
      <dgm:prSet presAssocID="{11A8736F-25EC-48CD-9AA0-75608B7747BB}" presName="wedge2" presStyleLbl="node1" presStyleIdx="1" presStyleCnt="3"/>
      <dgm:spPr/>
    </dgm:pt>
    <dgm:pt modelId="{3DC987B6-30CD-4BF1-A16E-510C623C704A}" type="pres">
      <dgm:prSet presAssocID="{11A8736F-25EC-48CD-9AA0-75608B7747BB}" presName="dummy2a" presStyleCnt="0"/>
      <dgm:spPr/>
    </dgm:pt>
    <dgm:pt modelId="{FF22405B-3B3C-4783-8D60-2E0E71339526}" type="pres">
      <dgm:prSet presAssocID="{11A8736F-25EC-48CD-9AA0-75608B7747BB}" presName="dummy2b" presStyleCnt="0"/>
      <dgm:spPr/>
    </dgm:pt>
    <dgm:pt modelId="{79E313E7-72D3-4C29-B9B5-A539BC5F4986}" type="pres">
      <dgm:prSet presAssocID="{11A8736F-25EC-48CD-9AA0-75608B7747BB}" presName="wedge2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CF866A34-D90B-4E5B-A67B-F7C93B839F1D}" type="pres">
      <dgm:prSet presAssocID="{11A8736F-25EC-48CD-9AA0-75608B7747BB}" presName="wedge3" presStyleLbl="node1" presStyleIdx="2" presStyleCnt="3"/>
      <dgm:spPr/>
    </dgm:pt>
    <dgm:pt modelId="{A590C2E5-3074-4574-9BC2-7154767724F4}" type="pres">
      <dgm:prSet presAssocID="{11A8736F-25EC-48CD-9AA0-75608B7747BB}" presName="dummy3a" presStyleCnt="0"/>
      <dgm:spPr/>
    </dgm:pt>
    <dgm:pt modelId="{A457ED4E-E836-4890-B68B-E76491268EAE}" type="pres">
      <dgm:prSet presAssocID="{11A8736F-25EC-48CD-9AA0-75608B7747BB}" presName="dummy3b" presStyleCnt="0"/>
      <dgm:spPr/>
    </dgm:pt>
    <dgm:pt modelId="{0F5D5DA1-0E83-4707-BD78-8646DA9B8403}" type="pres">
      <dgm:prSet presAssocID="{11A8736F-25EC-48CD-9AA0-75608B7747BB}" presName="wedge3Tx" presStyleLbl="node1" presStyleIdx="2" presStyleCnt="3">
        <dgm:presLayoutVars>
          <dgm:chMax val="0"/>
          <dgm:chPref val="0"/>
          <dgm:bulletEnabled val="1"/>
        </dgm:presLayoutVars>
      </dgm:prSet>
      <dgm:spPr/>
    </dgm:pt>
    <dgm:pt modelId="{B65D9671-6A4C-4E7A-BB1A-4EFB8837FE06}" type="pres">
      <dgm:prSet presAssocID="{EE49A9D3-F02B-40A7-96E4-57CBBD63E494}" presName="arrowWedge1" presStyleLbl="fgSibTrans2D1" presStyleIdx="0" presStyleCnt="3"/>
      <dgm:spPr/>
    </dgm:pt>
    <dgm:pt modelId="{16192678-8D18-40EF-BA08-2AC66919D453}" type="pres">
      <dgm:prSet presAssocID="{3B88D11C-A1BC-4DB3-95DA-C9366E32C8FC}" presName="arrowWedge2" presStyleLbl="fgSibTrans2D1" presStyleIdx="1" presStyleCnt="3"/>
      <dgm:spPr/>
    </dgm:pt>
    <dgm:pt modelId="{314383CF-54EB-4A00-8184-4B1E21A99920}" type="pres">
      <dgm:prSet presAssocID="{C00938E3-7691-46F1-8ECC-CF1AE3DB8073}" presName="arrowWedge3" presStyleLbl="fgSibTrans2D1" presStyleIdx="2" presStyleCnt="3"/>
      <dgm:spPr/>
    </dgm:pt>
  </dgm:ptLst>
  <dgm:cxnLst>
    <dgm:cxn modelId="{E6186615-BA9A-4AC4-B89A-91C2FFF213BD}" srcId="{11A8736F-25EC-48CD-9AA0-75608B7747BB}" destId="{38CB81FE-A90B-4C38-99FF-6DB10AD270F3}" srcOrd="2" destOrd="0" parTransId="{957BBDF3-56EA-4F0C-BD99-2D3BC1EE50C9}" sibTransId="{C00938E3-7691-46F1-8ECC-CF1AE3DB8073}"/>
    <dgm:cxn modelId="{FE326419-7EBC-4783-9DEA-FD8B0ACCB69C}" srcId="{11A8736F-25EC-48CD-9AA0-75608B7747BB}" destId="{C9CE0E9A-BC6D-4B69-B20A-4745A3BA0154}" srcOrd="0" destOrd="0" parTransId="{7233E442-D312-45CB-986E-2DFBB293320E}" sibTransId="{EE49A9D3-F02B-40A7-96E4-57CBBD63E494}"/>
    <dgm:cxn modelId="{D67F3D30-FB26-42F3-83ED-BF6C001EC6B2}" type="presOf" srcId="{11A8736F-25EC-48CD-9AA0-75608B7747BB}" destId="{9C00AC10-FC09-4655-8EC6-047AF2F0E201}" srcOrd="0" destOrd="0" presId="urn:microsoft.com/office/officeart/2005/8/layout/cycle8"/>
    <dgm:cxn modelId="{2D7B203B-81C3-4D32-A2EA-9276F0565DAF}" type="presOf" srcId="{C9CE0E9A-BC6D-4B69-B20A-4745A3BA0154}" destId="{CF3B9CAE-9422-44C6-B6B3-663A747DE675}" srcOrd="1" destOrd="0" presId="urn:microsoft.com/office/officeart/2005/8/layout/cycle8"/>
    <dgm:cxn modelId="{48B40774-DA0D-4063-AC86-86CDB4BA0F4A}" type="presOf" srcId="{38CB81FE-A90B-4C38-99FF-6DB10AD270F3}" destId="{0F5D5DA1-0E83-4707-BD78-8646DA9B8403}" srcOrd="1" destOrd="0" presId="urn:microsoft.com/office/officeart/2005/8/layout/cycle8"/>
    <dgm:cxn modelId="{8B25C975-4A12-4233-9318-061C195689A5}" srcId="{11A8736F-25EC-48CD-9AA0-75608B7747BB}" destId="{63E97CC7-5753-49A1-9BBA-44B694A1DB43}" srcOrd="1" destOrd="0" parTransId="{C2917554-18E2-4C2E-A86F-7E70F72A1E7B}" sibTransId="{3B88D11C-A1BC-4DB3-95DA-C9366E32C8FC}"/>
    <dgm:cxn modelId="{B82ECE7B-788A-4BC9-86D7-F695175FAFBB}" type="presOf" srcId="{38CB81FE-A90B-4C38-99FF-6DB10AD270F3}" destId="{CF866A34-D90B-4E5B-A67B-F7C93B839F1D}" srcOrd="0" destOrd="0" presId="urn:microsoft.com/office/officeart/2005/8/layout/cycle8"/>
    <dgm:cxn modelId="{3B07F281-A914-41E2-B697-5418B5F2A04E}" type="presOf" srcId="{63E97CC7-5753-49A1-9BBA-44B694A1DB43}" destId="{C4CB50EB-E6CA-4EB6-AFC3-6FD0ADE66D19}" srcOrd="0" destOrd="0" presId="urn:microsoft.com/office/officeart/2005/8/layout/cycle8"/>
    <dgm:cxn modelId="{92CA0BC5-A11C-464D-8CB4-4144DE813EA0}" type="presOf" srcId="{C9CE0E9A-BC6D-4B69-B20A-4745A3BA0154}" destId="{94E78EA4-1B7C-4649-944B-6F9BD0D97C23}" srcOrd="0" destOrd="0" presId="urn:microsoft.com/office/officeart/2005/8/layout/cycle8"/>
    <dgm:cxn modelId="{392CB7E9-2079-4A72-B7AD-D1D158C59542}" type="presOf" srcId="{63E97CC7-5753-49A1-9BBA-44B694A1DB43}" destId="{79E313E7-72D3-4C29-B9B5-A539BC5F4986}" srcOrd="1" destOrd="0" presId="urn:microsoft.com/office/officeart/2005/8/layout/cycle8"/>
    <dgm:cxn modelId="{F4D14C3E-C66F-44D5-835D-39155087BD62}" type="presParOf" srcId="{9C00AC10-FC09-4655-8EC6-047AF2F0E201}" destId="{94E78EA4-1B7C-4649-944B-6F9BD0D97C23}" srcOrd="0" destOrd="0" presId="urn:microsoft.com/office/officeart/2005/8/layout/cycle8"/>
    <dgm:cxn modelId="{D84E1BA0-315F-46C0-800C-FD620BA5AFD6}" type="presParOf" srcId="{9C00AC10-FC09-4655-8EC6-047AF2F0E201}" destId="{BDCB17FC-F75D-40E1-B216-488F381B5EC6}" srcOrd="1" destOrd="0" presId="urn:microsoft.com/office/officeart/2005/8/layout/cycle8"/>
    <dgm:cxn modelId="{F5010C76-708A-4907-AE3E-BA8926EFB473}" type="presParOf" srcId="{9C00AC10-FC09-4655-8EC6-047AF2F0E201}" destId="{66322C8B-DB28-4CD3-BCA0-316D86C31F9C}" srcOrd="2" destOrd="0" presId="urn:microsoft.com/office/officeart/2005/8/layout/cycle8"/>
    <dgm:cxn modelId="{3EE34F66-218F-4903-B1FF-81DCC4EFBF44}" type="presParOf" srcId="{9C00AC10-FC09-4655-8EC6-047AF2F0E201}" destId="{CF3B9CAE-9422-44C6-B6B3-663A747DE675}" srcOrd="3" destOrd="0" presId="urn:microsoft.com/office/officeart/2005/8/layout/cycle8"/>
    <dgm:cxn modelId="{30DB603A-1AAB-4155-9FCD-EE1F0A6A6B15}" type="presParOf" srcId="{9C00AC10-FC09-4655-8EC6-047AF2F0E201}" destId="{C4CB50EB-E6CA-4EB6-AFC3-6FD0ADE66D19}" srcOrd="4" destOrd="0" presId="urn:microsoft.com/office/officeart/2005/8/layout/cycle8"/>
    <dgm:cxn modelId="{17934458-740A-4F92-B1E5-4FD6C8AEA72E}" type="presParOf" srcId="{9C00AC10-FC09-4655-8EC6-047AF2F0E201}" destId="{3DC987B6-30CD-4BF1-A16E-510C623C704A}" srcOrd="5" destOrd="0" presId="urn:microsoft.com/office/officeart/2005/8/layout/cycle8"/>
    <dgm:cxn modelId="{D4636F41-F74E-4B30-A82A-CB0B7FB595EF}" type="presParOf" srcId="{9C00AC10-FC09-4655-8EC6-047AF2F0E201}" destId="{FF22405B-3B3C-4783-8D60-2E0E71339526}" srcOrd="6" destOrd="0" presId="urn:microsoft.com/office/officeart/2005/8/layout/cycle8"/>
    <dgm:cxn modelId="{423483F2-4575-41CC-A531-F7BFF925A8B5}" type="presParOf" srcId="{9C00AC10-FC09-4655-8EC6-047AF2F0E201}" destId="{79E313E7-72D3-4C29-B9B5-A539BC5F4986}" srcOrd="7" destOrd="0" presId="urn:microsoft.com/office/officeart/2005/8/layout/cycle8"/>
    <dgm:cxn modelId="{69E3920C-59DF-4F93-8054-1BFE36C06888}" type="presParOf" srcId="{9C00AC10-FC09-4655-8EC6-047AF2F0E201}" destId="{CF866A34-D90B-4E5B-A67B-F7C93B839F1D}" srcOrd="8" destOrd="0" presId="urn:microsoft.com/office/officeart/2005/8/layout/cycle8"/>
    <dgm:cxn modelId="{2053E5CC-8DC4-4952-9C5B-85A85CD8A17D}" type="presParOf" srcId="{9C00AC10-FC09-4655-8EC6-047AF2F0E201}" destId="{A590C2E5-3074-4574-9BC2-7154767724F4}" srcOrd="9" destOrd="0" presId="urn:microsoft.com/office/officeart/2005/8/layout/cycle8"/>
    <dgm:cxn modelId="{88AAE45A-F3C4-4CDD-85E8-4A0FEEBAE95C}" type="presParOf" srcId="{9C00AC10-FC09-4655-8EC6-047AF2F0E201}" destId="{A457ED4E-E836-4890-B68B-E76491268EAE}" srcOrd="10" destOrd="0" presId="urn:microsoft.com/office/officeart/2005/8/layout/cycle8"/>
    <dgm:cxn modelId="{135C2F72-4252-4BE3-9914-9E0F001C7C58}" type="presParOf" srcId="{9C00AC10-FC09-4655-8EC6-047AF2F0E201}" destId="{0F5D5DA1-0E83-4707-BD78-8646DA9B8403}" srcOrd="11" destOrd="0" presId="urn:microsoft.com/office/officeart/2005/8/layout/cycle8"/>
    <dgm:cxn modelId="{3A297E38-3A04-4A94-B5FF-919165763A9C}" type="presParOf" srcId="{9C00AC10-FC09-4655-8EC6-047AF2F0E201}" destId="{B65D9671-6A4C-4E7A-BB1A-4EFB8837FE06}" srcOrd="12" destOrd="0" presId="urn:microsoft.com/office/officeart/2005/8/layout/cycle8"/>
    <dgm:cxn modelId="{CCD391A6-1D49-493D-B073-6FD4BEB72524}" type="presParOf" srcId="{9C00AC10-FC09-4655-8EC6-047AF2F0E201}" destId="{16192678-8D18-40EF-BA08-2AC66919D453}" srcOrd="13" destOrd="0" presId="urn:microsoft.com/office/officeart/2005/8/layout/cycle8"/>
    <dgm:cxn modelId="{87964CB7-6AEF-4502-B112-E6C694D2FD14}" type="presParOf" srcId="{9C00AC10-FC09-4655-8EC6-047AF2F0E201}" destId="{314383CF-54EB-4A00-8184-4B1E21A99920}" srcOrd="14" destOrd="0" presId="urn:microsoft.com/office/officeart/2005/8/layout/cycle8"/>
  </dgm:cxnLst>
  <dgm:bg>
    <a:noFill/>
  </dgm:bg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855BD7A-11F5-4B2E-997D-98CD18CE7D7A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20DA3A46-0524-4F58-BAE8-85E67E88D610}">
      <dgm:prSet phldrT="[Text]" custT="1"/>
      <dgm:spPr>
        <a:solidFill>
          <a:srgbClr val="92D050"/>
        </a:solidFill>
      </dgm:spPr>
      <dgm:t>
        <a:bodyPr/>
        <a:lstStyle/>
        <a:p>
          <a:r>
            <a:rPr lang="de-DE" sz="1200"/>
            <a:t>RIS3 Open Data Tool</a:t>
          </a:r>
        </a:p>
      </dgm:t>
    </dgm:pt>
    <dgm:pt modelId="{643DA9C2-6B35-413F-A9D4-1FFA9A6B29C0}" type="parTrans" cxnId="{06C6E0F0-98C9-4FAC-BDA9-F0B8B75190F6}">
      <dgm:prSet/>
      <dgm:spPr/>
      <dgm:t>
        <a:bodyPr/>
        <a:lstStyle/>
        <a:p>
          <a:endParaRPr lang="de-DE" sz="1200"/>
        </a:p>
      </dgm:t>
    </dgm:pt>
    <dgm:pt modelId="{650A5168-33A4-4A14-9315-BCDE5021E418}" type="sibTrans" cxnId="{06C6E0F0-98C9-4FAC-BDA9-F0B8B75190F6}">
      <dgm:prSet/>
      <dgm:spPr/>
      <dgm:t>
        <a:bodyPr/>
        <a:lstStyle/>
        <a:p>
          <a:endParaRPr lang="de-DE" sz="1200"/>
        </a:p>
      </dgm:t>
    </dgm:pt>
    <dgm:pt modelId="{91CE3276-B105-41F8-860F-C740FC9317BF}">
      <dgm:prSet phldrT="[Text]" custT="1"/>
      <dgm:spPr>
        <a:solidFill>
          <a:srgbClr val="FF0000">
            <a:alpha val="50000"/>
          </a:srgbClr>
        </a:solidFill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de-DE" sz="1200" i="0"/>
            <a:t>Provides data on a number of projects and links these to corresponding S3</a:t>
          </a:r>
        </a:p>
      </dgm:t>
    </dgm:pt>
    <dgm:pt modelId="{F62EAFA3-133A-45AC-8C73-F749230B6125}" type="parTrans" cxnId="{E0DEFC75-7710-443C-A6A8-D6A0D1B08A87}">
      <dgm:prSet/>
      <dgm:spPr/>
      <dgm:t>
        <a:bodyPr/>
        <a:lstStyle/>
        <a:p>
          <a:endParaRPr lang="de-DE" sz="1200"/>
        </a:p>
      </dgm:t>
    </dgm:pt>
    <dgm:pt modelId="{3F8EAF61-DE17-4385-8906-26D54D9ED761}" type="sibTrans" cxnId="{E0DEFC75-7710-443C-A6A8-D6A0D1B08A87}">
      <dgm:prSet/>
      <dgm:spPr/>
      <dgm:t>
        <a:bodyPr/>
        <a:lstStyle/>
        <a:p>
          <a:endParaRPr lang="de-DE" sz="1200"/>
        </a:p>
      </dgm:t>
    </dgm:pt>
    <dgm:pt modelId="{6AF26F7F-975B-418E-9152-ED3DDE3DD5C2}">
      <dgm:prSet phldrT="[Text]" custT="1"/>
      <dgm:spPr>
        <a:solidFill>
          <a:srgbClr val="FFFF00"/>
        </a:solidFill>
      </dgm:spPr>
      <dgm:t>
        <a:bodyPr/>
        <a:lstStyle/>
        <a:p>
          <a:r>
            <a:rPr lang="de-DE" sz="1200">
              <a:solidFill>
                <a:sysClr val="windowText" lastClr="000000"/>
              </a:solidFill>
            </a:rPr>
            <a:t>Measure progress against the vision of the S3</a:t>
          </a:r>
        </a:p>
      </dgm:t>
    </dgm:pt>
    <dgm:pt modelId="{E63C9F86-ADD3-4656-9D69-0E25C5176DD3}" type="parTrans" cxnId="{857F68A7-92FD-4E75-8305-2A17B59471AE}">
      <dgm:prSet/>
      <dgm:spPr/>
      <dgm:t>
        <a:bodyPr/>
        <a:lstStyle/>
        <a:p>
          <a:endParaRPr lang="de-DE" sz="1200"/>
        </a:p>
      </dgm:t>
    </dgm:pt>
    <dgm:pt modelId="{53C1523B-87B5-456D-8B33-F515F11B7012}" type="sibTrans" cxnId="{857F68A7-92FD-4E75-8305-2A17B59471AE}">
      <dgm:prSet/>
      <dgm:spPr/>
      <dgm:t>
        <a:bodyPr/>
        <a:lstStyle/>
        <a:p>
          <a:endParaRPr lang="de-DE" sz="1200"/>
        </a:p>
      </dgm:t>
    </dgm:pt>
    <dgm:pt modelId="{BB9F1561-A915-4478-9D9F-C6F1EC5A2E4C}">
      <dgm:prSet phldrT="[Text]" custT="1"/>
      <dgm:spPr>
        <a:solidFill>
          <a:schemeClr val="accent1">
            <a:hueOff val="0"/>
            <a:satOff val="0"/>
            <a:lumOff val="0"/>
            <a:alpha val="56000"/>
          </a:schemeClr>
        </a:solidFill>
      </dgm:spPr>
      <dgm:t>
        <a:bodyPr/>
        <a:lstStyle/>
        <a:p>
          <a:r>
            <a:rPr lang="de-DE" sz="1200"/>
            <a:t>Track Progress towards objectives and vision</a:t>
          </a:r>
        </a:p>
      </dgm:t>
    </dgm:pt>
    <dgm:pt modelId="{41058915-E652-42EB-89E0-D1A7E29C4FBB}" type="parTrans" cxnId="{285D0FA3-92D5-490E-A8DD-31BB62CF2F48}">
      <dgm:prSet/>
      <dgm:spPr/>
      <dgm:t>
        <a:bodyPr/>
        <a:lstStyle/>
        <a:p>
          <a:endParaRPr lang="de-DE" sz="1200"/>
        </a:p>
      </dgm:t>
    </dgm:pt>
    <dgm:pt modelId="{B4ADF00B-5492-4517-91F9-B9265FADAE63}" type="sibTrans" cxnId="{285D0FA3-92D5-490E-A8DD-31BB62CF2F48}">
      <dgm:prSet/>
      <dgm:spPr/>
      <dgm:t>
        <a:bodyPr/>
        <a:lstStyle/>
        <a:p>
          <a:endParaRPr lang="de-DE" sz="1200"/>
        </a:p>
      </dgm:t>
    </dgm:pt>
    <dgm:pt modelId="{F0EAE35E-B2A1-41AC-BD19-918A328ACBA3}" type="pres">
      <dgm:prSet presAssocID="{E855BD7A-11F5-4B2E-997D-98CD18CE7D7A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3C9D3736-DF83-4DF6-B5A1-0CE3DC080BD3}" type="pres">
      <dgm:prSet presAssocID="{20DA3A46-0524-4F58-BAE8-85E67E88D610}" presName="singleCycle" presStyleCnt="0"/>
      <dgm:spPr/>
    </dgm:pt>
    <dgm:pt modelId="{8F334C52-91CB-4FD6-92B1-140BF3A06DA5}" type="pres">
      <dgm:prSet presAssocID="{20DA3A46-0524-4F58-BAE8-85E67E88D610}" presName="singleCenter" presStyleLbl="node1" presStyleIdx="0" presStyleCnt="4" custScaleX="185728" custLinFactNeighborX="-245" custLinFactNeighborY="-7101">
        <dgm:presLayoutVars>
          <dgm:chMax val="7"/>
          <dgm:chPref val="7"/>
        </dgm:presLayoutVars>
      </dgm:prSet>
      <dgm:spPr/>
    </dgm:pt>
    <dgm:pt modelId="{B39D24E7-3B33-405F-8835-06ABA21EB0E2}" type="pres">
      <dgm:prSet presAssocID="{F62EAFA3-133A-45AC-8C73-F749230B6125}" presName="Name56" presStyleLbl="parChTrans1D2" presStyleIdx="0" presStyleCnt="3"/>
      <dgm:spPr/>
    </dgm:pt>
    <dgm:pt modelId="{2B29DD98-A388-488A-B222-DCDF648DA34F}" type="pres">
      <dgm:prSet presAssocID="{91CE3276-B105-41F8-860F-C740FC9317BF}" presName="text0" presStyleLbl="node1" presStyleIdx="1" presStyleCnt="4" custScaleX="580428">
        <dgm:presLayoutVars>
          <dgm:bulletEnabled val="1"/>
        </dgm:presLayoutVars>
      </dgm:prSet>
      <dgm:spPr/>
    </dgm:pt>
    <dgm:pt modelId="{AC2351CF-6AE9-40C5-B24E-A7EDC70A5647}" type="pres">
      <dgm:prSet presAssocID="{E63C9F86-ADD3-4656-9D69-0E25C5176DD3}" presName="Name56" presStyleLbl="parChTrans1D2" presStyleIdx="1" presStyleCnt="3"/>
      <dgm:spPr/>
    </dgm:pt>
    <dgm:pt modelId="{DE2C8A69-847C-496F-A781-644D13F816BE}" type="pres">
      <dgm:prSet presAssocID="{6AF26F7F-975B-418E-9152-ED3DDE3DD5C2}" presName="text0" presStyleLbl="node1" presStyleIdx="2" presStyleCnt="4" custScaleX="406707" custRadScaleRad="138968" custRadScaleInc="-6091">
        <dgm:presLayoutVars>
          <dgm:bulletEnabled val="1"/>
        </dgm:presLayoutVars>
      </dgm:prSet>
      <dgm:spPr/>
    </dgm:pt>
    <dgm:pt modelId="{765E99B0-5167-4D3A-A3A0-E2399F4DA9D7}" type="pres">
      <dgm:prSet presAssocID="{41058915-E652-42EB-89E0-D1A7E29C4FBB}" presName="Name56" presStyleLbl="parChTrans1D2" presStyleIdx="2" presStyleCnt="3"/>
      <dgm:spPr/>
    </dgm:pt>
    <dgm:pt modelId="{6F022E88-57E9-4AF9-89AF-449B040EA156}" type="pres">
      <dgm:prSet presAssocID="{BB9F1561-A915-4478-9D9F-C6F1EC5A2E4C}" presName="text0" presStyleLbl="node1" presStyleIdx="3" presStyleCnt="4" custScaleX="409558" custRadScaleRad="138968" custRadScaleInc="6091">
        <dgm:presLayoutVars>
          <dgm:bulletEnabled val="1"/>
        </dgm:presLayoutVars>
      </dgm:prSet>
      <dgm:spPr/>
    </dgm:pt>
  </dgm:ptLst>
  <dgm:cxnLst>
    <dgm:cxn modelId="{4EB2EF5E-9848-4620-A448-1A4D85A9E395}" type="presOf" srcId="{BB9F1561-A915-4478-9D9F-C6F1EC5A2E4C}" destId="{6F022E88-57E9-4AF9-89AF-449B040EA156}" srcOrd="0" destOrd="0" presId="urn:microsoft.com/office/officeart/2008/layout/RadialCluster"/>
    <dgm:cxn modelId="{D7FA7867-2139-4CBE-8F16-175E66F11D14}" type="presOf" srcId="{E855BD7A-11F5-4B2E-997D-98CD18CE7D7A}" destId="{F0EAE35E-B2A1-41AC-BD19-918A328ACBA3}" srcOrd="0" destOrd="0" presId="urn:microsoft.com/office/officeart/2008/layout/RadialCluster"/>
    <dgm:cxn modelId="{867FF96A-9FB3-44BA-89B7-063CCC237726}" type="presOf" srcId="{41058915-E652-42EB-89E0-D1A7E29C4FBB}" destId="{765E99B0-5167-4D3A-A3A0-E2399F4DA9D7}" srcOrd="0" destOrd="0" presId="urn:microsoft.com/office/officeart/2008/layout/RadialCluster"/>
    <dgm:cxn modelId="{FC194053-12C2-4FC3-B4BA-BDB3219BA2A6}" type="presOf" srcId="{E63C9F86-ADD3-4656-9D69-0E25C5176DD3}" destId="{AC2351CF-6AE9-40C5-B24E-A7EDC70A5647}" srcOrd="0" destOrd="0" presId="urn:microsoft.com/office/officeart/2008/layout/RadialCluster"/>
    <dgm:cxn modelId="{E0DEFC75-7710-443C-A6A8-D6A0D1B08A87}" srcId="{20DA3A46-0524-4F58-BAE8-85E67E88D610}" destId="{91CE3276-B105-41F8-860F-C740FC9317BF}" srcOrd="0" destOrd="0" parTransId="{F62EAFA3-133A-45AC-8C73-F749230B6125}" sibTransId="{3F8EAF61-DE17-4385-8906-26D54D9ED761}"/>
    <dgm:cxn modelId="{4A83F47A-5498-4760-904B-84B311D60D4E}" type="presOf" srcId="{6AF26F7F-975B-418E-9152-ED3DDE3DD5C2}" destId="{DE2C8A69-847C-496F-A781-644D13F816BE}" srcOrd="0" destOrd="0" presId="urn:microsoft.com/office/officeart/2008/layout/RadialCluster"/>
    <dgm:cxn modelId="{285D0FA3-92D5-490E-A8DD-31BB62CF2F48}" srcId="{20DA3A46-0524-4F58-BAE8-85E67E88D610}" destId="{BB9F1561-A915-4478-9D9F-C6F1EC5A2E4C}" srcOrd="2" destOrd="0" parTransId="{41058915-E652-42EB-89E0-D1A7E29C4FBB}" sibTransId="{B4ADF00B-5492-4517-91F9-B9265FADAE63}"/>
    <dgm:cxn modelId="{857F68A7-92FD-4E75-8305-2A17B59471AE}" srcId="{20DA3A46-0524-4F58-BAE8-85E67E88D610}" destId="{6AF26F7F-975B-418E-9152-ED3DDE3DD5C2}" srcOrd="1" destOrd="0" parTransId="{E63C9F86-ADD3-4656-9D69-0E25C5176DD3}" sibTransId="{53C1523B-87B5-456D-8B33-F515F11B7012}"/>
    <dgm:cxn modelId="{BDF44AC3-FFCF-4227-BA8E-C27A47BAC691}" type="presOf" srcId="{20DA3A46-0524-4F58-BAE8-85E67E88D610}" destId="{8F334C52-91CB-4FD6-92B1-140BF3A06DA5}" srcOrd="0" destOrd="0" presId="urn:microsoft.com/office/officeart/2008/layout/RadialCluster"/>
    <dgm:cxn modelId="{CCD656D4-4733-484F-A339-A51B4CCBFA93}" type="presOf" srcId="{F62EAFA3-133A-45AC-8C73-F749230B6125}" destId="{B39D24E7-3B33-405F-8835-06ABA21EB0E2}" srcOrd="0" destOrd="0" presId="urn:microsoft.com/office/officeart/2008/layout/RadialCluster"/>
    <dgm:cxn modelId="{6E1568DA-7649-41A6-A830-97A422EB02EB}" type="presOf" srcId="{91CE3276-B105-41F8-860F-C740FC9317BF}" destId="{2B29DD98-A388-488A-B222-DCDF648DA34F}" srcOrd="0" destOrd="0" presId="urn:microsoft.com/office/officeart/2008/layout/RadialCluster"/>
    <dgm:cxn modelId="{06C6E0F0-98C9-4FAC-BDA9-F0B8B75190F6}" srcId="{E855BD7A-11F5-4B2E-997D-98CD18CE7D7A}" destId="{20DA3A46-0524-4F58-BAE8-85E67E88D610}" srcOrd="0" destOrd="0" parTransId="{643DA9C2-6B35-413F-A9D4-1FFA9A6B29C0}" sibTransId="{650A5168-33A4-4A14-9315-BCDE5021E418}"/>
    <dgm:cxn modelId="{DAA2227F-0CFB-4FA0-9C0B-0480E8890A82}" type="presParOf" srcId="{F0EAE35E-B2A1-41AC-BD19-918A328ACBA3}" destId="{3C9D3736-DF83-4DF6-B5A1-0CE3DC080BD3}" srcOrd="0" destOrd="0" presId="urn:microsoft.com/office/officeart/2008/layout/RadialCluster"/>
    <dgm:cxn modelId="{11178985-A911-4ADB-AAC4-A8A25408914C}" type="presParOf" srcId="{3C9D3736-DF83-4DF6-B5A1-0CE3DC080BD3}" destId="{8F334C52-91CB-4FD6-92B1-140BF3A06DA5}" srcOrd="0" destOrd="0" presId="urn:microsoft.com/office/officeart/2008/layout/RadialCluster"/>
    <dgm:cxn modelId="{FC90F618-B7A2-4444-BB58-9AFC92A8DA4A}" type="presParOf" srcId="{3C9D3736-DF83-4DF6-B5A1-0CE3DC080BD3}" destId="{B39D24E7-3B33-405F-8835-06ABA21EB0E2}" srcOrd="1" destOrd="0" presId="urn:microsoft.com/office/officeart/2008/layout/RadialCluster"/>
    <dgm:cxn modelId="{B272C688-E6B6-40E5-BEDA-AE6A375D61FF}" type="presParOf" srcId="{3C9D3736-DF83-4DF6-B5A1-0CE3DC080BD3}" destId="{2B29DD98-A388-488A-B222-DCDF648DA34F}" srcOrd="2" destOrd="0" presId="urn:microsoft.com/office/officeart/2008/layout/RadialCluster"/>
    <dgm:cxn modelId="{CA87BD68-B3B8-4A72-B890-C7EC1FBDE1D4}" type="presParOf" srcId="{3C9D3736-DF83-4DF6-B5A1-0CE3DC080BD3}" destId="{AC2351CF-6AE9-40C5-B24E-A7EDC70A5647}" srcOrd="3" destOrd="0" presId="urn:microsoft.com/office/officeart/2008/layout/RadialCluster"/>
    <dgm:cxn modelId="{0BDB8CCF-E8F1-47AC-8999-E8415F4D9C02}" type="presParOf" srcId="{3C9D3736-DF83-4DF6-B5A1-0CE3DC080BD3}" destId="{DE2C8A69-847C-496F-A781-644D13F816BE}" srcOrd="4" destOrd="0" presId="urn:microsoft.com/office/officeart/2008/layout/RadialCluster"/>
    <dgm:cxn modelId="{D56141F2-749A-4437-8955-8697ECA1EE3A}" type="presParOf" srcId="{3C9D3736-DF83-4DF6-B5A1-0CE3DC080BD3}" destId="{765E99B0-5167-4D3A-A3A0-E2399F4DA9D7}" srcOrd="5" destOrd="0" presId="urn:microsoft.com/office/officeart/2008/layout/RadialCluster"/>
    <dgm:cxn modelId="{0C49770B-2C62-4394-AB9C-49CA654FE685}" type="presParOf" srcId="{3C9D3736-DF83-4DF6-B5A1-0CE3DC080BD3}" destId="{6F022E88-57E9-4AF9-89AF-449B040EA156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7A344A5-81CD-4F8D-9952-0871333FB6E9}" type="doc">
      <dgm:prSet loTypeId="urn:microsoft.com/office/officeart/2005/8/layout/h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F7AF46FA-D15E-4636-84ED-17EBF9790BD3}">
      <dgm:prSet phldrT="[Text]"/>
      <dgm:spPr>
        <a:solidFill>
          <a:schemeClr val="accent1">
            <a:hueOff val="0"/>
            <a:satOff val="0"/>
            <a:lumOff val="0"/>
            <a:alpha val="86000"/>
          </a:schemeClr>
        </a:solidFill>
      </dgm:spPr>
      <dgm:t>
        <a:bodyPr/>
        <a:lstStyle/>
        <a:p>
          <a:r>
            <a:rPr lang="de-DE"/>
            <a:t>step 1</a:t>
          </a:r>
        </a:p>
      </dgm:t>
    </dgm:pt>
    <dgm:pt modelId="{C3F1564F-7B25-4B4B-BA67-0424162C586E}" type="parTrans" cxnId="{6CAC710F-0501-4B3F-A80E-6BAF483FFF14}">
      <dgm:prSet/>
      <dgm:spPr/>
      <dgm:t>
        <a:bodyPr/>
        <a:lstStyle/>
        <a:p>
          <a:endParaRPr lang="de-DE"/>
        </a:p>
      </dgm:t>
    </dgm:pt>
    <dgm:pt modelId="{EAA99548-5D73-4476-9B7C-A04E9E91F794}" type="sibTrans" cxnId="{6CAC710F-0501-4B3F-A80E-6BAF483FFF14}">
      <dgm:prSet/>
      <dgm:spPr/>
      <dgm:t>
        <a:bodyPr/>
        <a:lstStyle/>
        <a:p>
          <a:endParaRPr lang="de-DE"/>
        </a:p>
      </dgm:t>
    </dgm:pt>
    <dgm:pt modelId="{CC32BFC8-2157-4D6B-88CE-9071FCA4882C}">
      <dgm:prSet phldrT="[Text]"/>
      <dgm:spPr/>
      <dgm:t>
        <a:bodyPr/>
        <a:lstStyle/>
        <a:p>
          <a:r>
            <a:rPr lang="de-DE"/>
            <a:t>Select Sources</a:t>
          </a:r>
        </a:p>
      </dgm:t>
    </dgm:pt>
    <dgm:pt modelId="{F374821F-4FAB-40D1-9F0E-DCD24AA3E6C5}" type="parTrans" cxnId="{6CF8DBCD-4EFB-4C23-9E5E-AC04F4536EEF}">
      <dgm:prSet/>
      <dgm:spPr/>
      <dgm:t>
        <a:bodyPr/>
        <a:lstStyle/>
        <a:p>
          <a:endParaRPr lang="de-DE"/>
        </a:p>
      </dgm:t>
    </dgm:pt>
    <dgm:pt modelId="{6CC8DB0E-F332-47DF-A584-3B482B9B9009}" type="sibTrans" cxnId="{6CF8DBCD-4EFB-4C23-9E5E-AC04F4536EEF}">
      <dgm:prSet/>
      <dgm:spPr/>
      <dgm:t>
        <a:bodyPr/>
        <a:lstStyle/>
        <a:p>
          <a:endParaRPr lang="de-DE"/>
        </a:p>
      </dgm:t>
    </dgm:pt>
    <dgm:pt modelId="{184B2A9C-A6C2-4299-BDFE-4190FD56AA7B}">
      <dgm:prSet phldrT="[Text]"/>
      <dgm:spPr>
        <a:solidFill>
          <a:srgbClr val="FF0000">
            <a:alpha val="54000"/>
          </a:srgbClr>
        </a:solidFill>
      </dgm:spPr>
      <dgm:t>
        <a:bodyPr/>
        <a:lstStyle/>
        <a:p>
          <a:r>
            <a:rPr lang="de-DE"/>
            <a:t>step 2</a:t>
          </a:r>
        </a:p>
      </dgm:t>
    </dgm:pt>
    <dgm:pt modelId="{23C92A60-D29C-4B95-A6EC-821BF00B998C}" type="parTrans" cxnId="{D4278920-4318-4520-BCD1-E74A11DCC598}">
      <dgm:prSet/>
      <dgm:spPr/>
      <dgm:t>
        <a:bodyPr/>
        <a:lstStyle/>
        <a:p>
          <a:endParaRPr lang="de-DE"/>
        </a:p>
      </dgm:t>
    </dgm:pt>
    <dgm:pt modelId="{D99DF251-FFCB-4860-BDC0-81255CB504B3}" type="sibTrans" cxnId="{D4278920-4318-4520-BCD1-E74A11DCC598}">
      <dgm:prSet/>
      <dgm:spPr/>
      <dgm:t>
        <a:bodyPr/>
        <a:lstStyle/>
        <a:p>
          <a:endParaRPr lang="de-DE"/>
        </a:p>
      </dgm:t>
    </dgm:pt>
    <dgm:pt modelId="{F9C3CF37-0359-4AF4-B828-D071114B7788}">
      <dgm:prSet phldrT="[Text]"/>
      <dgm:spPr/>
      <dgm:t>
        <a:bodyPr/>
        <a:lstStyle/>
        <a:p>
          <a:r>
            <a:rPr lang="de-DE"/>
            <a:t>Browse Results</a:t>
          </a:r>
        </a:p>
      </dgm:t>
    </dgm:pt>
    <dgm:pt modelId="{BEE0ADD1-C3D9-4938-A623-A4AC50CC5573}" type="parTrans" cxnId="{6437FD2B-1564-4CF0-8413-EF70CB37A549}">
      <dgm:prSet/>
      <dgm:spPr/>
      <dgm:t>
        <a:bodyPr/>
        <a:lstStyle/>
        <a:p>
          <a:endParaRPr lang="de-DE"/>
        </a:p>
      </dgm:t>
    </dgm:pt>
    <dgm:pt modelId="{3DF4962E-D139-439A-AEBA-F927583430A8}" type="sibTrans" cxnId="{6437FD2B-1564-4CF0-8413-EF70CB37A549}">
      <dgm:prSet/>
      <dgm:spPr/>
      <dgm:t>
        <a:bodyPr/>
        <a:lstStyle/>
        <a:p>
          <a:endParaRPr lang="de-DE"/>
        </a:p>
      </dgm:t>
    </dgm:pt>
    <dgm:pt modelId="{2F336E66-7D53-4E4C-9C72-2A27D9EC3335}">
      <dgm:prSet phldrT="[Text]"/>
      <dgm:spPr/>
      <dgm:t>
        <a:bodyPr/>
        <a:lstStyle/>
        <a:p>
          <a:r>
            <a:rPr lang="de-DE"/>
            <a:t>Analyse Trends</a:t>
          </a:r>
        </a:p>
      </dgm:t>
    </dgm:pt>
    <dgm:pt modelId="{A03116DA-65AB-47A7-9F1B-D8C5E6C1A453}" type="parTrans" cxnId="{59494844-004A-4307-A077-840102D006C8}">
      <dgm:prSet/>
      <dgm:spPr/>
      <dgm:t>
        <a:bodyPr/>
        <a:lstStyle/>
        <a:p>
          <a:endParaRPr lang="de-DE"/>
        </a:p>
      </dgm:t>
    </dgm:pt>
    <dgm:pt modelId="{CDAA2B0F-ADA4-4C2C-8689-4E415C46BA8C}" type="sibTrans" cxnId="{59494844-004A-4307-A077-840102D006C8}">
      <dgm:prSet/>
      <dgm:spPr/>
      <dgm:t>
        <a:bodyPr/>
        <a:lstStyle/>
        <a:p>
          <a:endParaRPr lang="de-DE"/>
        </a:p>
      </dgm:t>
    </dgm:pt>
    <dgm:pt modelId="{01AEEF3B-5FF5-4CC6-967A-EEEE8D400983}">
      <dgm:prSet phldrT="[Text]"/>
      <dgm:spPr>
        <a:solidFill>
          <a:srgbClr val="92D050"/>
        </a:solidFill>
      </dgm:spPr>
      <dgm:t>
        <a:bodyPr/>
        <a:lstStyle/>
        <a:p>
          <a:r>
            <a:rPr lang="de-DE"/>
            <a:t>step 3</a:t>
          </a:r>
        </a:p>
      </dgm:t>
    </dgm:pt>
    <dgm:pt modelId="{8C403BB5-3D42-4C1C-B38C-EEC45CF92B44}" type="parTrans" cxnId="{85F23594-EE63-4C5E-947C-F0A66BB79D99}">
      <dgm:prSet/>
      <dgm:spPr/>
      <dgm:t>
        <a:bodyPr/>
        <a:lstStyle/>
        <a:p>
          <a:endParaRPr lang="de-DE"/>
        </a:p>
      </dgm:t>
    </dgm:pt>
    <dgm:pt modelId="{8BFF7679-3754-42E4-8CE8-55EFCEC1BC91}" type="sibTrans" cxnId="{85F23594-EE63-4C5E-947C-F0A66BB79D99}">
      <dgm:prSet/>
      <dgm:spPr/>
      <dgm:t>
        <a:bodyPr/>
        <a:lstStyle/>
        <a:p>
          <a:endParaRPr lang="de-DE"/>
        </a:p>
      </dgm:t>
    </dgm:pt>
    <dgm:pt modelId="{2568A372-B747-4D5B-9C23-148FD943ECB9}">
      <dgm:prSet phldrT="[Text]"/>
      <dgm:spPr/>
      <dgm:t>
        <a:bodyPr/>
        <a:lstStyle/>
        <a:p>
          <a:r>
            <a:rPr lang="de-DE"/>
            <a:t>Bookmark</a:t>
          </a:r>
        </a:p>
      </dgm:t>
    </dgm:pt>
    <dgm:pt modelId="{2DF8A49D-51DB-44A3-A9FF-5AA329F18859}" type="parTrans" cxnId="{5167E2B6-2769-4240-B553-07815C1BF0D7}">
      <dgm:prSet/>
      <dgm:spPr/>
      <dgm:t>
        <a:bodyPr/>
        <a:lstStyle/>
        <a:p>
          <a:endParaRPr lang="de-DE"/>
        </a:p>
      </dgm:t>
    </dgm:pt>
    <dgm:pt modelId="{1D498703-6B70-4375-B774-3BC5AEEA6271}" type="sibTrans" cxnId="{5167E2B6-2769-4240-B553-07815C1BF0D7}">
      <dgm:prSet/>
      <dgm:spPr/>
      <dgm:t>
        <a:bodyPr/>
        <a:lstStyle/>
        <a:p>
          <a:endParaRPr lang="de-DE"/>
        </a:p>
      </dgm:t>
    </dgm:pt>
    <dgm:pt modelId="{9264B10C-5631-4DCC-9BBF-9A3A82D32A1A}">
      <dgm:prSet phldrT="[Text]"/>
      <dgm:spPr/>
      <dgm:t>
        <a:bodyPr/>
        <a:lstStyle/>
        <a:p>
          <a:r>
            <a:rPr lang="de-DE"/>
            <a:t>Define Search</a:t>
          </a:r>
        </a:p>
      </dgm:t>
    </dgm:pt>
    <dgm:pt modelId="{912E97A6-839F-4002-B5E5-361CB533EF0A}" type="sibTrans" cxnId="{EA65563C-27E3-431B-A499-653F50021780}">
      <dgm:prSet/>
      <dgm:spPr/>
      <dgm:t>
        <a:bodyPr/>
        <a:lstStyle/>
        <a:p>
          <a:endParaRPr lang="de-DE"/>
        </a:p>
      </dgm:t>
    </dgm:pt>
    <dgm:pt modelId="{F951EDB1-92C8-4660-8E2F-7B68619A9313}" type="parTrans" cxnId="{EA65563C-27E3-431B-A499-653F50021780}">
      <dgm:prSet/>
      <dgm:spPr/>
      <dgm:t>
        <a:bodyPr/>
        <a:lstStyle/>
        <a:p>
          <a:endParaRPr lang="de-DE"/>
        </a:p>
      </dgm:t>
    </dgm:pt>
    <dgm:pt modelId="{9B7FA2BE-34C7-43BE-8340-8798C83C6559}">
      <dgm:prSet phldrT="[Text]"/>
      <dgm:spPr/>
      <dgm:t>
        <a:bodyPr/>
        <a:lstStyle/>
        <a:p>
          <a:r>
            <a:rPr lang="de-DE"/>
            <a:t>Subscribe to track changes</a:t>
          </a:r>
        </a:p>
      </dgm:t>
    </dgm:pt>
    <dgm:pt modelId="{BF0E57B3-6905-4112-AF5D-9EA74ED7F538}" type="parTrans" cxnId="{1C07E05F-5235-4C67-8406-2956E0CCF7CF}">
      <dgm:prSet/>
      <dgm:spPr/>
      <dgm:t>
        <a:bodyPr/>
        <a:lstStyle/>
        <a:p>
          <a:endParaRPr lang="en-US"/>
        </a:p>
      </dgm:t>
    </dgm:pt>
    <dgm:pt modelId="{1A29E3F9-6683-47C2-BDC4-EF736560EFFD}" type="sibTrans" cxnId="{1C07E05F-5235-4C67-8406-2956E0CCF7CF}">
      <dgm:prSet/>
      <dgm:spPr/>
      <dgm:t>
        <a:bodyPr/>
        <a:lstStyle/>
        <a:p>
          <a:endParaRPr lang="en-US"/>
        </a:p>
      </dgm:t>
    </dgm:pt>
    <dgm:pt modelId="{5A81570A-4841-45B3-A56A-D46540AD43F8}">
      <dgm:prSet phldrT="[Text]"/>
      <dgm:spPr/>
      <dgm:t>
        <a:bodyPr/>
        <a:lstStyle/>
        <a:p>
          <a:r>
            <a:rPr lang="de-DE"/>
            <a:t>Apply Filters</a:t>
          </a:r>
        </a:p>
      </dgm:t>
    </dgm:pt>
    <dgm:pt modelId="{53E4D6FF-A0C4-4571-81F1-1B42736156E2}" type="parTrans" cxnId="{B73F979D-C5EB-4DA2-93C8-85FF70A80DA2}">
      <dgm:prSet/>
      <dgm:spPr/>
      <dgm:t>
        <a:bodyPr/>
        <a:lstStyle/>
        <a:p>
          <a:endParaRPr lang="en-US"/>
        </a:p>
      </dgm:t>
    </dgm:pt>
    <dgm:pt modelId="{2ABAF7D2-4484-40C9-9705-1C2B57C2127D}" type="sibTrans" cxnId="{B73F979D-C5EB-4DA2-93C8-85FF70A80DA2}">
      <dgm:prSet/>
      <dgm:spPr/>
      <dgm:t>
        <a:bodyPr/>
        <a:lstStyle/>
        <a:p>
          <a:endParaRPr lang="en-US"/>
        </a:p>
      </dgm:t>
    </dgm:pt>
    <dgm:pt modelId="{6F2E8493-3289-4B55-8C1F-1CC13FD3730F}">
      <dgm:prSet phldrT="[Text]"/>
      <dgm:spPr/>
      <dgm:t>
        <a:bodyPr/>
        <a:lstStyle/>
        <a:p>
          <a:r>
            <a:rPr lang="de-DE"/>
            <a:t>Refine Search</a:t>
          </a:r>
        </a:p>
      </dgm:t>
    </dgm:pt>
    <dgm:pt modelId="{B15429D0-BA39-4F95-9674-8DD7093B1B2B}" type="parTrans" cxnId="{A022A0F5-9F0D-40B6-816D-41D5BC0B3D37}">
      <dgm:prSet/>
      <dgm:spPr/>
      <dgm:t>
        <a:bodyPr/>
        <a:lstStyle/>
        <a:p>
          <a:endParaRPr lang="en-US"/>
        </a:p>
      </dgm:t>
    </dgm:pt>
    <dgm:pt modelId="{D4EAAFA2-6122-4251-AF56-29A3731E7C0A}" type="sibTrans" cxnId="{A022A0F5-9F0D-40B6-816D-41D5BC0B3D37}">
      <dgm:prSet/>
      <dgm:spPr/>
      <dgm:t>
        <a:bodyPr/>
        <a:lstStyle/>
        <a:p>
          <a:endParaRPr lang="en-US"/>
        </a:p>
      </dgm:t>
    </dgm:pt>
    <dgm:pt modelId="{6B09F2E4-EEC8-4731-9B60-5C11E0009F1F}" type="pres">
      <dgm:prSet presAssocID="{D7A344A5-81CD-4F8D-9952-0871333FB6E9}" presName="Name0" presStyleCnt="0">
        <dgm:presLayoutVars>
          <dgm:dir/>
          <dgm:animLvl val="lvl"/>
          <dgm:resizeHandles val="exact"/>
        </dgm:presLayoutVars>
      </dgm:prSet>
      <dgm:spPr/>
    </dgm:pt>
    <dgm:pt modelId="{31113D2B-5217-4B00-BADB-FCED5C99F911}" type="pres">
      <dgm:prSet presAssocID="{D7A344A5-81CD-4F8D-9952-0871333FB6E9}" presName="tSp" presStyleCnt="0"/>
      <dgm:spPr/>
    </dgm:pt>
    <dgm:pt modelId="{695B14A0-C2FF-4ABB-9EAB-B74AB143B877}" type="pres">
      <dgm:prSet presAssocID="{D7A344A5-81CD-4F8D-9952-0871333FB6E9}" presName="bSp" presStyleCnt="0"/>
      <dgm:spPr/>
    </dgm:pt>
    <dgm:pt modelId="{F6C2EA7A-155C-4560-84EB-625F9DFA541E}" type="pres">
      <dgm:prSet presAssocID="{D7A344A5-81CD-4F8D-9952-0871333FB6E9}" presName="process" presStyleCnt="0"/>
      <dgm:spPr/>
    </dgm:pt>
    <dgm:pt modelId="{4566917E-CC4C-4007-A0A8-FEF34BE6E88C}" type="pres">
      <dgm:prSet presAssocID="{F7AF46FA-D15E-4636-84ED-17EBF9790BD3}" presName="composite1" presStyleCnt="0"/>
      <dgm:spPr/>
    </dgm:pt>
    <dgm:pt modelId="{8E34EEF8-A5C4-40C5-A541-F1147C12A139}" type="pres">
      <dgm:prSet presAssocID="{F7AF46FA-D15E-4636-84ED-17EBF9790BD3}" presName="dummyNode1" presStyleLbl="node1" presStyleIdx="0" presStyleCnt="3"/>
      <dgm:spPr/>
    </dgm:pt>
    <dgm:pt modelId="{B2C6630E-1BE2-470B-A312-375D3A7DA2D5}" type="pres">
      <dgm:prSet presAssocID="{F7AF46FA-D15E-4636-84ED-17EBF9790BD3}" presName="childNode1" presStyleLbl="bgAcc1" presStyleIdx="0" presStyleCnt="3">
        <dgm:presLayoutVars>
          <dgm:bulletEnabled val="1"/>
        </dgm:presLayoutVars>
      </dgm:prSet>
      <dgm:spPr/>
    </dgm:pt>
    <dgm:pt modelId="{E62B49C2-3903-41E9-94EE-8D88A35D7DBA}" type="pres">
      <dgm:prSet presAssocID="{F7AF46FA-D15E-4636-84ED-17EBF9790BD3}" presName="childNode1tx" presStyleLbl="bgAcc1" presStyleIdx="0" presStyleCnt="3">
        <dgm:presLayoutVars>
          <dgm:bulletEnabled val="1"/>
        </dgm:presLayoutVars>
      </dgm:prSet>
      <dgm:spPr/>
    </dgm:pt>
    <dgm:pt modelId="{54E2C7D3-6E0F-46BF-B132-8C2BC0BFB89C}" type="pres">
      <dgm:prSet presAssocID="{F7AF46FA-D15E-4636-84ED-17EBF9790BD3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2B321D23-990D-4525-87B7-6F4CCD62E295}" type="pres">
      <dgm:prSet presAssocID="{F7AF46FA-D15E-4636-84ED-17EBF9790BD3}" presName="connSite1" presStyleCnt="0"/>
      <dgm:spPr/>
    </dgm:pt>
    <dgm:pt modelId="{95005087-EB63-493A-A079-11ADEC5C93BE}" type="pres">
      <dgm:prSet presAssocID="{EAA99548-5D73-4476-9B7C-A04E9E91F794}" presName="Name9" presStyleLbl="sibTrans2D1" presStyleIdx="0" presStyleCnt="2"/>
      <dgm:spPr/>
    </dgm:pt>
    <dgm:pt modelId="{89D98EE6-5193-4A53-ACC0-AFCAA752A3E6}" type="pres">
      <dgm:prSet presAssocID="{184B2A9C-A6C2-4299-BDFE-4190FD56AA7B}" presName="composite2" presStyleCnt="0"/>
      <dgm:spPr/>
    </dgm:pt>
    <dgm:pt modelId="{CF1330CF-36F1-4238-AEA3-6E4CEFD96C85}" type="pres">
      <dgm:prSet presAssocID="{184B2A9C-A6C2-4299-BDFE-4190FD56AA7B}" presName="dummyNode2" presStyleLbl="node1" presStyleIdx="0" presStyleCnt="3"/>
      <dgm:spPr/>
    </dgm:pt>
    <dgm:pt modelId="{74B9572D-C71E-4DD7-878E-49F6A80F9E1C}" type="pres">
      <dgm:prSet presAssocID="{184B2A9C-A6C2-4299-BDFE-4190FD56AA7B}" presName="childNode2" presStyleLbl="bgAcc1" presStyleIdx="1" presStyleCnt="3">
        <dgm:presLayoutVars>
          <dgm:bulletEnabled val="1"/>
        </dgm:presLayoutVars>
      </dgm:prSet>
      <dgm:spPr/>
    </dgm:pt>
    <dgm:pt modelId="{034D3C34-F63E-42FC-B412-60DF79E763AC}" type="pres">
      <dgm:prSet presAssocID="{184B2A9C-A6C2-4299-BDFE-4190FD56AA7B}" presName="childNode2tx" presStyleLbl="bgAcc1" presStyleIdx="1" presStyleCnt="3">
        <dgm:presLayoutVars>
          <dgm:bulletEnabled val="1"/>
        </dgm:presLayoutVars>
      </dgm:prSet>
      <dgm:spPr/>
    </dgm:pt>
    <dgm:pt modelId="{4C2E42DE-EA66-4EA7-B2C6-7BFAC8068A29}" type="pres">
      <dgm:prSet presAssocID="{184B2A9C-A6C2-4299-BDFE-4190FD56AA7B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9BB40280-99FE-4E6C-9D78-464BEF925B55}" type="pres">
      <dgm:prSet presAssocID="{184B2A9C-A6C2-4299-BDFE-4190FD56AA7B}" presName="connSite2" presStyleCnt="0"/>
      <dgm:spPr/>
    </dgm:pt>
    <dgm:pt modelId="{C45DD2E5-8381-47FD-BE57-110D12AAF5D9}" type="pres">
      <dgm:prSet presAssocID="{D99DF251-FFCB-4860-BDC0-81255CB504B3}" presName="Name18" presStyleLbl="sibTrans2D1" presStyleIdx="1" presStyleCnt="2"/>
      <dgm:spPr/>
    </dgm:pt>
    <dgm:pt modelId="{5DDC7A7B-E81C-4462-8624-62B6732C0959}" type="pres">
      <dgm:prSet presAssocID="{01AEEF3B-5FF5-4CC6-967A-EEEE8D400983}" presName="composite1" presStyleCnt="0"/>
      <dgm:spPr/>
    </dgm:pt>
    <dgm:pt modelId="{7268CC6D-5F99-4D34-9C3D-9EA78F26AD64}" type="pres">
      <dgm:prSet presAssocID="{01AEEF3B-5FF5-4CC6-967A-EEEE8D400983}" presName="dummyNode1" presStyleLbl="node1" presStyleIdx="1" presStyleCnt="3"/>
      <dgm:spPr/>
    </dgm:pt>
    <dgm:pt modelId="{F130BF0A-F848-42BF-9ADE-202DB399997A}" type="pres">
      <dgm:prSet presAssocID="{01AEEF3B-5FF5-4CC6-967A-EEEE8D400983}" presName="childNode1" presStyleLbl="bgAcc1" presStyleIdx="2" presStyleCnt="3">
        <dgm:presLayoutVars>
          <dgm:bulletEnabled val="1"/>
        </dgm:presLayoutVars>
      </dgm:prSet>
      <dgm:spPr/>
    </dgm:pt>
    <dgm:pt modelId="{1CD1CAA2-5795-4C11-9EE8-1DBDA6A1369D}" type="pres">
      <dgm:prSet presAssocID="{01AEEF3B-5FF5-4CC6-967A-EEEE8D400983}" presName="childNode1tx" presStyleLbl="bgAcc1" presStyleIdx="2" presStyleCnt="3">
        <dgm:presLayoutVars>
          <dgm:bulletEnabled val="1"/>
        </dgm:presLayoutVars>
      </dgm:prSet>
      <dgm:spPr/>
    </dgm:pt>
    <dgm:pt modelId="{8F669BEC-9CC3-4314-974D-B1203EDEA0B4}" type="pres">
      <dgm:prSet presAssocID="{01AEEF3B-5FF5-4CC6-967A-EEEE8D400983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951E8557-49E7-43A4-8B9B-CC3C8A569ECE}" type="pres">
      <dgm:prSet presAssocID="{01AEEF3B-5FF5-4CC6-967A-EEEE8D400983}" presName="connSite1" presStyleCnt="0"/>
      <dgm:spPr/>
    </dgm:pt>
  </dgm:ptLst>
  <dgm:cxnLst>
    <dgm:cxn modelId="{6CAC710F-0501-4B3F-A80E-6BAF483FFF14}" srcId="{D7A344A5-81CD-4F8D-9952-0871333FB6E9}" destId="{F7AF46FA-D15E-4636-84ED-17EBF9790BD3}" srcOrd="0" destOrd="0" parTransId="{C3F1564F-7B25-4B4B-BA67-0424162C586E}" sibTransId="{EAA99548-5D73-4476-9B7C-A04E9E91F794}"/>
    <dgm:cxn modelId="{76773F19-7DA6-47DC-AB0B-F17363ADCC05}" type="presOf" srcId="{CC32BFC8-2157-4D6B-88CE-9071FCA4882C}" destId="{B2C6630E-1BE2-470B-A312-375D3A7DA2D5}" srcOrd="0" destOrd="1" presId="urn:microsoft.com/office/officeart/2005/8/layout/hProcess4"/>
    <dgm:cxn modelId="{D4278920-4318-4520-BCD1-E74A11DCC598}" srcId="{D7A344A5-81CD-4F8D-9952-0871333FB6E9}" destId="{184B2A9C-A6C2-4299-BDFE-4190FD56AA7B}" srcOrd="1" destOrd="0" parTransId="{23C92A60-D29C-4B95-A6EC-821BF00B998C}" sibTransId="{D99DF251-FFCB-4860-BDC0-81255CB504B3}"/>
    <dgm:cxn modelId="{92E07E24-5B0E-4FFD-8FE5-DD1CD0B415E9}" type="presOf" srcId="{9B7FA2BE-34C7-43BE-8340-8798C83C6559}" destId="{1CD1CAA2-5795-4C11-9EE8-1DBDA6A1369D}" srcOrd="1" destOrd="1" presId="urn:microsoft.com/office/officeart/2005/8/layout/hProcess4"/>
    <dgm:cxn modelId="{6437FD2B-1564-4CF0-8413-EF70CB37A549}" srcId="{184B2A9C-A6C2-4299-BDFE-4190FD56AA7B}" destId="{F9C3CF37-0359-4AF4-B828-D071114B7788}" srcOrd="0" destOrd="0" parTransId="{BEE0ADD1-C3D9-4938-A623-A4AC50CC5573}" sibTransId="{3DF4962E-D139-439A-AEBA-F927583430A8}"/>
    <dgm:cxn modelId="{59032436-DD8D-4F64-94F4-124A94B93529}" type="presOf" srcId="{2568A372-B747-4D5B-9C23-148FD943ECB9}" destId="{F130BF0A-F848-42BF-9ADE-202DB399997A}" srcOrd="0" destOrd="0" presId="urn:microsoft.com/office/officeart/2005/8/layout/hProcess4"/>
    <dgm:cxn modelId="{0B475D37-C8A4-4424-A366-D4D7D1EE148D}" type="presOf" srcId="{5A81570A-4841-45B3-A56A-D46540AD43F8}" destId="{B2C6630E-1BE2-470B-A312-375D3A7DA2D5}" srcOrd="0" destOrd="2" presId="urn:microsoft.com/office/officeart/2005/8/layout/hProcess4"/>
    <dgm:cxn modelId="{85FE6339-C2FD-4C68-B834-7A9D01A790D2}" type="presOf" srcId="{184B2A9C-A6C2-4299-BDFE-4190FD56AA7B}" destId="{4C2E42DE-EA66-4EA7-B2C6-7BFAC8068A29}" srcOrd="0" destOrd="0" presId="urn:microsoft.com/office/officeart/2005/8/layout/hProcess4"/>
    <dgm:cxn modelId="{EA65563C-27E3-431B-A499-653F50021780}" srcId="{F7AF46FA-D15E-4636-84ED-17EBF9790BD3}" destId="{9264B10C-5631-4DCC-9BBF-9A3A82D32A1A}" srcOrd="0" destOrd="0" parTransId="{F951EDB1-92C8-4660-8E2F-7B68619A9313}" sibTransId="{912E97A6-839F-4002-B5E5-361CB533EF0A}"/>
    <dgm:cxn modelId="{5F9BB13F-C87D-4777-A226-10AA3D36F971}" type="presOf" srcId="{2F336E66-7D53-4E4C-9C72-2A27D9EC3335}" destId="{034D3C34-F63E-42FC-B412-60DF79E763AC}" srcOrd="1" destOrd="2" presId="urn:microsoft.com/office/officeart/2005/8/layout/hProcess4"/>
    <dgm:cxn modelId="{1C07E05F-5235-4C67-8406-2956E0CCF7CF}" srcId="{01AEEF3B-5FF5-4CC6-967A-EEEE8D400983}" destId="{9B7FA2BE-34C7-43BE-8340-8798C83C6559}" srcOrd="1" destOrd="0" parTransId="{BF0E57B3-6905-4112-AF5D-9EA74ED7F538}" sibTransId="{1A29E3F9-6683-47C2-BDC4-EF736560EFFD}"/>
    <dgm:cxn modelId="{59494844-004A-4307-A077-840102D006C8}" srcId="{184B2A9C-A6C2-4299-BDFE-4190FD56AA7B}" destId="{2F336E66-7D53-4E4C-9C72-2A27D9EC3335}" srcOrd="2" destOrd="0" parTransId="{A03116DA-65AB-47A7-9F1B-D8C5E6C1A453}" sibTransId="{CDAA2B0F-ADA4-4C2C-8689-4E415C46BA8C}"/>
    <dgm:cxn modelId="{CB9BA44E-ABB2-45BE-A11E-07E76AA121F3}" type="presOf" srcId="{01AEEF3B-5FF5-4CC6-967A-EEEE8D400983}" destId="{8F669BEC-9CC3-4314-974D-B1203EDEA0B4}" srcOrd="0" destOrd="0" presId="urn:microsoft.com/office/officeart/2005/8/layout/hProcess4"/>
    <dgm:cxn modelId="{2D16906F-9E4E-4D91-9BF7-C9423E1DAA3E}" type="presOf" srcId="{2F336E66-7D53-4E4C-9C72-2A27D9EC3335}" destId="{74B9572D-C71E-4DD7-878E-49F6A80F9E1C}" srcOrd="0" destOrd="2" presId="urn:microsoft.com/office/officeart/2005/8/layout/hProcess4"/>
    <dgm:cxn modelId="{61773F52-A3EB-40CB-BB46-76CB82074CA5}" type="presOf" srcId="{5A81570A-4841-45B3-A56A-D46540AD43F8}" destId="{E62B49C2-3903-41E9-94EE-8D88A35D7DBA}" srcOrd="1" destOrd="2" presId="urn:microsoft.com/office/officeart/2005/8/layout/hProcess4"/>
    <dgm:cxn modelId="{103ED55A-D45E-4FFD-B886-2A2B9C9828B1}" type="presOf" srcId="{CC32BFC8-2157-4D6B-88CE-9071FCA4882C}" destId="{E62B49C2-3903-41E9-94EE-8D88A35D7DBA}" srcOrd="1" destOrd="1" presId="urn:microsoft.com/office/officeart/2005/8/layout/hProcess4"/>
    <dgm:cxn modelId="{1F5CA581-4FD5-49ED-B4B3-E1CAE4F2D9A7}" type="presOf" srcId="{2568A372-B747-4D5B-9C23-148FD943ECB9}" destId="{1CD1CAA2-5795-4C11-9EE8-1DBDA6A1369D}" srcOrd="1" destOrd="0" presId="urn:microsoft.com/office/officeart/2005/8/layout/hProcess4"/>
    <dgm:cxn modelId="{6FA3BA82-ECF4-4E88-ACDF-F49A0C4F1113}" type="presOf" srcId="{9264B10C-5631-4DCC-9BBF-9A3A82D32A1A}" destId="{E62B49C2-3903-41E9-94EE-8D88A35D7DBA}" srcOrd="1" destOrd="0" presId="urn:microsoft.com/office/officeart/2005/8/layout/hProcess4"/>
    <dgm:cxn modelId="{85F23594-EE63-4C5E-947C-F0A66BB79D99}" srcId="{D7A344A5-81CD-4F8D-9952-0871333FB6E9}" destId="{01AEEF3B-5FF5-4CC6-967A-EEEE8D400983}" srcOrd="2" destOrd="0" parTransId="{8C403BB5-3D42-4C1C-B38C-EEC45CF92B44}" sibTransId="{8BFF7679-3754-42E4-8CE8-55EFCEC1BC91}"/>
    <dgm:cxn modelId="{47291C95-F9C8-4647-A539-997C787F2EFC}" type="presOf" srcId="{F9C3CF37-0359-4AF4-B828-D071114B7788}" destId="{74B9572D-C71E-4DD7-878E-49F6A80F9E1C}" srcOrd="0" destOrd="0" presId="urn:microsoft.com/office/officeart/2005/8/layout/hProcess4"/>
    <dgm:cxn modelId="{B73F979D-C5EB-4DA2-93C8-85FF70A80DA2}" srcId="{F7AF46FA-D15E-4636-84ED-17EBF9790BD3}" destId="{5A81570A-4841-45B3-A56A-D46540AD43F8}" srcOrd="2" destOrd="0" parTransId="{53E4D6FF-A0C4-4571-81F1-1B42736156E2}" sibTransId="{2ABAF7D2-4484-40C9-9705-1C2B57C2127D}"/>
    <dgm:cxn modelId="{24AAD4A9-E4B1-4264-8B01-28F99387DFE2}" type="presOf" srcId="{D7A344A5-81CD-4F8D-9952-0871333FB6E9}" destId="{6B09F2E4-EEC8-4731-9B60-5C11E0009F1F}" srcOrd="0" destOrd="0" presId="urn:microsoft.com/office/officeart/2005/8/layout/hProcess4"/>
    <dgm:cxn modelId="{966BBDB1-98C0-4BAD-919F-0D2C07F45BEE}" type="presOf" srcId="{D99DF251-FFCB-4860-BDC0-81255CB504B3}" destId="{C45DD2E5-8381-47FD-BE57-110D12AAF5D9}" srcOrd="0" destOrd="0" presId="urn:microsoft.com/office/officeart/2005/8/layout/hProcess4"/>
    <dgm:cxn modelId="{5167E2B6-2769-4240-B553-07815C1BF0D7}" srcId="{01AEEF3B-5FF5-4CC6-967A-EEEE8D400983}" destId="{2568A372-B747-4D5B-9C23-148FD943ECB9}" srcOrd="0" destOrd="0" parTransId="{2DF8A49D-51DB-44A3-A9FF-5AA329F18859}" sibTransId="{1D498703-6B70-4375-B774-3BC5AEEA6271}"/>
    <dgm:cxn modelId="{BF3652B7-B927-4708-A5AE-A12C5EB1FD46}" type="presOf" srcId="{9264B10C-5631-4DCC-9BBF-9A3A82D32A1A}" destId="{B2C6630E-1BE2-470B-A312-375D3A7DA2D5}" srcOrd="0" destOrd="0" presId="urn:microsoft.com/office/officeart/2005/8/layout/hProcess4"/>
    <dgm:cxn modelId="{CC9127B9-D407-4700-90BB-884B3DCAB391}" type="presOf" srcId="{9B7FA2BE-34C7-43BE-8340-8798C83C6559}" destId="{F130BF0A-F848-42BF-9ADE-202DB399997A}" srcOrd="0" destOrd="1" presId="urn:microsoft.com/office/officeart/2005/8/layout/hProcess4"/>
    <dgm:cxn modelId="{F775F3C8-0BB3-45BB-82E1-782BEC3916F8}" type="presOf" srcId="{EAA99548-5D73-4476-9B7C-A04E9E91F794}" destId="{95005087-EB63-493A-A079-11ADEC5C93BE}" srcOrd="0" destOrd="0" presId="urn:microsoft.com/office/officeart/2005/8/layout/hProcess4"/>
    <dgm:cxn modelId="{931DFEC9-48E8-4A45-8D5B-B5809033F452}" type="presOf" srcId="{6F2E8493-3289-4B55-8C1F-1CC13FD3730F}" destId="{034D3C34-F63E-42FC-B412-60DF79E763AC}" srcOrd="1" destOrd="1" presId="urn:microsoft.com/office/officeart/2005/8/layout/hProcess4"/>
    <dgm:cxn modelId="{C43498CB-8E49-42DF-8FCE-81DEDD456547}" type="presOf" srcId="{6F2E8493-3289-4B55-8C1F-1CC13FD3730F}" destId="{74B9572D-C71E-4DD7-878E-49F6A80F9E1C}" srcOrd="0" destOrd="1" presId="urn:microsoft.com/office/officeart/2005/8/layout/hProcess4"/>
    <dgm:cxn modelId="{6CF8DBCD-4EFB-4C23-9E5E-AC04F4536EEF}" srcId="{F7AF46FA-D15E-4636-84ED-17EBF9790BD3}" destId="{CC32BFC8-2157-4D6B-88CE-9071FCA4882C}" srcOrd="1" destOrd="0" parTransId="{F374821F-4FAB-40D1-9F0E-DCD24AA3E6C5}" sibTransId="{6CC8DB0E-F332-47DF-A584-3B482B9B9009}"/>
    <dgm:cxn modelId="{AEB233D0-9F03-4913-8BDD-853649C9E373}" type="presOf" srcId="{F9C3CF37-0359-4AF4-B828-D071114B7788}" destId="{034D3C34-F63E-42FC-B412-60DF79E763AC}" srcOrd="1" destOrd="0" presId="urn:microsoft.com/office/officeart/2005/8/layout/hProcess4"/>
    <dgm:cxn modelId="{438602DC-63E1-4E77-8226-F08ED33937A2}" type="presOf" srcId="{F7AF46FA-D15E-4636-84ED-17EBF9790BD3}" destId="{54E2C7D3-6E0F-46BF-B132-8C2BC0BFB89C}" srcOrd="0" destOrd="0" presId="urn:microsoft.com/office/officeart/2005/8/layout/hProcess4"/>
    <dgm:cxn modelId="{A022A0F5-9F0D-40B6-816D-41D5BC0B3D37}" srcId="{184B2A9C-A6C2-4299-BDFE-4190FD56AA7B}" destId="{6F2E8493-3289-4B55-8C1F-1CC13FD3730F}" srcOrd="1" destOrd="0" parTransId="{B15429D0-BA39-4F95-9674-8DD7093B1B2B}" sibTransId="{D4EAAFA2-6122-4251-AF56-29A3731E7C0A}"/>
    <dgm:cxn modelId="{15C7BC21-C576-41E5-B8A5-AD6A919BF485}" type="presParOf" srcId="{6B09F2E4-EEC8-4731-9B60-5C11E0009F1F}" destId="{31113D2B-5217-4B00-BADB-FCED5C99F911}" srcOrd="0" destOrd="0" presId="urn:microsoft.com/office/officeart/2005/8/layout/hProcess4"/>
    <dgm:cxn modelId="{B58020F8-F767-442F-9EDD-3DF626F233F8}" type="presParOf" srcId="{6B09F2E4-EEC8-4731-9B60-5C11E0009F1F}" destId="{695B14A0-C2FF-4ABB-9EAB-B74AB143B877}" srcOrd="1" destOrd="0" presId="urn:microsoft.com/office/officeart/2005/8/layout/hProcess4"/>
    <dgm:cxn modelId="{A67F6287-1F3B-4CEB-8A4B-6921233BAC0B}" type="presParOf" srcId="{6B09F2E4-EEC8-4731-9B60-5C11E0009F1F}" destId="{F6C2EA7A-155C-4560-84EB-625F9DFA541E}" srcOrd="2" destOrd="0" presId="urn:microsoft.com/office/officeart/2005/8/layout/hProcess4"/>
    <dgm:cxn modelId="{D826C37A-40CB-417E-BA6C-5791D1E97734}" type="presParOf" srcId="{F6C2EA7A-155C-4560-84EB-625F9DFA541E}" destId="{4566917E-CC4C-4007-A0A8-FEF34BE6E88C}" srcOrd="0" destOrd="0" presId="urn:microsoft.com/office/officeart/2005/8/layout/hProcess4"/>
    <dgm:cxn modelId="{DFDEF3C4-D981-450A-A812-789E4E1ED655}" type="presParOf" srcId="{4566917E-CC4C-4007-A0A8-FEF34BE6E88C}" destId="{8E34EEF8-A5C4-40C5-A541-F1147C12A139}" srcOrd="0" destOrd="0" presId="urn:microsoft.com/office/officeart/2005/8/layout/hProcess4"/>
    <dgm:cxn modelId="{F996BC28-D05C-4DAB-B8FC-E69C97B38D7F}" type="presParOf" srcId="{4566917E-CC4C-4007-A0A8-FEF34BE6E88C}" destId="{B2C6630E-1BE2-470B-A312-375D3A7DA2D5}" srcOrd="1" destOrd="0" presId="urn:microsoft.com/office/officeart/2005/8/layout/hProcess4"/>
    <dgm:cxn modelId="{CF2B111A-B474-42FF-A718-E4991326DFEB}" type="presParOf" srcId="{4566917E-CC4C-4007-A0A8-FEF34BE6E88C}" destId="{E62B49C2-3903-41E9-94EE-8D88A35D7DBA}" srcOrd="2" destOrd="0" presId="urn:microsoft.com/office/officeart/2005/8/layout/hProcess4"/>
    <dgm:cxn modelId="{ECAE6C2C-36A7-48CC-95FD-6146CEB17844}" type="presParOf" srcId="{4566917E-CC4C-4007-A0A8-FEF34BE6E88C}" destId="{54E2C7D3-6E0F-46BF-B132-8C2BC0BFB89C}" srcOrd="3" destOrd="0" presId="urn:microsoft.com/office/officeart/2005/8/layout/hProcess4"/>
    <dgm:cxn modelId="{1358DBEC-DE13-4D6B-8B08-E399CA4C9636}" type="presParOf" srcId="{4566917E-CC4C-4007-A0A8-FEF34BE6E88C}" destId="{2B321D23-990D-4525-87B7-6F4CCD62E295}" srcOrd="4" destOrd="0" presId="urn:microsoft.com/office/officeart/2005/8/layout/hProcess4"/>
    <dgm:cxn modelId="{DD2D462C-40EA-4F77-ACE6-6C35B427EFE4}" type="presParOf" srcId="{F6C2EA7A-155C-4560-84EB-625F9DFA541E}" destId="{95005087-EB63-493A-A079-11ADEC5C93BE}" srcOrd="1" destOrd="0" presId="urn:microsoft.com/office/officeart/2005/8/layout/hProcess4"/>
    <dgm:cxn modelId="{10B50614-68EC-4253-BAFD-DE2927509A05}" type="presParOf" srcId="{F6C2EA7A-155C-4560-84EB-625F9DFA541E}" destId="{89D98EE6-5193-4A53-ACC0-AFCAA752A3E6}" srcOrd="2" destOrd="0" presId="urn:microsoft.com/office/officeart/2005/8/layout/hProcess4"/>
    <dgm:cxn modelId="{B559CA86-1ADD-4A62-9C04-FD20AECC8B23}" type="presParOf" srcId="{89D98EE6-5193-4A53-ACC0-AFCAA752A3E6}" destId="{CF1330CF-36F1-4238-AEA3-6E4CEFD96C85}" srcOrd="0" destOrd="0" presId="urn:microsoft.com/office/officeart/2005/8/layout/hProcess4"/>
    <dgm:cxn modelId="{98DEF6DE-750A-4E9B-A07C-8CA8D8F654F1}" type="presParOf" srcId="{89D98EE6-5193-4A53-ACC0-AFCAA752A3E6}" destId="{74B9572D-C71E-4DD7-878E-49F6A80F9E1C}" srcOrd="1" destOrd="0" presId="urn:microsoft.com/office/officeart/2005/8/layout/hProcess4"/>
    <dgm:cxn modelId="{B3D94C99-E0FB-43DA-80FD-A9BE36098946}" type="presParOf" srcId="{89D98EE6-5193-4A53-ACC0-AFCAA752A3E6}" destId="{034D3C34-F63E-42FC-B412-60DF79E763AC}" srcOrd="2" destOrd="0" presId="urn:microsoft.com/office/officeart/2005/8/layout/hProcess4"/>
    <dgm:cxn modelId="{343CC303-A85B-4DF9-B829-B5202A438DBA}" type="presParOf" srcId="{89D98EE6-5193-4A53-ACC0-AFCAA752A3E6}" destId="{4C2E42DE-EA66-4EA7-B2C6-7BFAC8068A29}" srcOrd="3" destOrd="0" presId="urn:microsoft.com/office/officeart/2005/8/layout/hProcess4"/>
    <dgm:cxn modelId="{BBBDC69E-6B61-4DF2-AD3F-D1ED2072BEF1}" type="presParOf" srcId="{89D98EE6-5193-4A53-ACC0-AFCAA752A3E6}" destId="{9BB40280-99FE-4E6C-9D78-464BEF925B55}" srcOrd="4" destOrd="0" presId="urn:microsoft.com/office/officeart/2005/8/layout/hProcess4"/>
    <dgm:cxn modelId="{5859A2FB-22A6-473A-9657-94E04311219A}" type="presParOf" srcId="{F6C2EA7A-155C-4560-84EB-625F9DFA541E}" destId="{C45DD2E5-8381-47FD-BE57-110D12AAF5D9}" srcOrd="3" destOrd="0" presId="urn:microsoft.com/office/officeart/2005/8/layout/hProcess4"/>
    <dgm:cxn modelId="{72B3076F-D083-41B8-9FF5-540CF721E299}" type="presParOf" srcId="{F6C2EA7A-155C-4560-84EB-625F9DFA541E}" destId="{5DDC7A7B-E81C-4462-8624-62B6732C0959}" srcOrd="4" destOrd="0" presId="urn:microsoft.com/office/officeart/2005/8/layout/hProcess4"/>
    <dgm:cxn modelId="{0E505E28-224D-41D2-8683-CC0A4C7308EF}" type="presParOf" srcId="{5DDC7A7B-E81C-4462-8624-62B6732C0959}" destId="{7268CC6D-5F99-4D34-9C3D-9EA78F26AD64}" srcOrd="0" destOrd="0" presId="urn:microsoft.com/office/officeart/2005/8/layout/hProcess4"/>
    <dgm:cxn modelId="{48CFF44F-57B2-42A1-85E5-5F6EF2F1E0DA}" type="presParOf" srcId="{5DDC7A7B-E81C-4462-8624-62B6732C0959}" destId="{F130BF0A-F848-42BF-9ADE-202DB399997A}" srcOrd="1" destOrd="0" presId="urn:microsoft.com/office/officeart/2005/8/layout/hProcess4"/>
    <dgm:cxn modelId="{F9F14047-035C-4537-ADA4-68A24B55CC55}" type="presParOf" srcId="{5DDC7A7B-E81C-4462-8624-62B6732C0959}" destId="{1CD1CAA2-5795-4C11-9EE8-1DBDA6A1369D}" srcOrd="2" destOrd="0" presId="urn:microsoft.com/office/officeart/2005/8/layout/hProcess4"/>
    <dgm:cxn modelId="{BE8B9CB7-00E8-42B1-BD80-53A2DA3B9F6C}" type="presParOf" srcId="{5DDC7A7B-E81C-4462-8624-62B6732C0959}" destId="{8F669BEC-9CC3-4314-974D-B1203EDEA0B4}" srcOrd="3" destOrd="0" presId="urn:microsoft.com/office/officeart/2005/8/layout/hProcess4"/>
    <dgm:cxn modelId="{61AA7332-6E40-4314-AD68-9C812473BA22}" type="presParOf" srcId="{5DDC7A7B-E81C-4462-8624-62B6732C0959}" destId="{951E8557-49E7-43A4-8B9B-CC3C8A569ECE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1C3B9D-0636-46C7-A69F-CE50CB18F224}">
      <dsp:nvSpPr>
        <dsp:cNvPr id="0" name=""/>
        <dsp:cNvSpPr/>
      </dsp:nvSpPr>
      <dsp:spPr>
        <a:xfrm>
          <a:off x="0" y="246455"/>
          <a:ext cx="5073650" cy="226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153777-E8EA-4E53-84CD-FECB4D64A331}">
      <dsp:nvSpPr>
        <dsp:cNvPr id="0" name=""/>
        <dsp:cNvSpPr/>
      </dsp:nvSpPr>
      <dsp:spPr>
        <a:xfrm>
          <a:off x="253682" y="113614"/>
          <a:ext cx="3551555" cy="265680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4240" tIns="0" rIns="134240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900" kern="1200"/>
            <a:t>Enables fine-grain tracking of projects and initiatives</a:t>
          </a:r>
        </a:p>
      </dsp:txBody>
      <dsp:txXfrm>
        <a:off x="266651" y="126583"/>
        <a:ext cx="3525617" cy="239742"/>
      </dsp:txXfrm>
    </dsp:sp>
    <dsp:sp modelId="{63871D0D-D49B-485C-8BBB-CCDA2FC0EEA6}">
      <dsp:nvSpPr>
        <dsp:cNvPr id="0" name=""/>
        <dsp:cNvSpPr/>
      </dsp:nvSpPr>
      <dsp:spPr>
        <a:xfrm>
          <a:off x="0" y="654695"/>
          <a:ext cx="5073650" cy="226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284B1F1-2ED0-409C-8C19-8E71C3ED87D3}">
      <dsp:nvSpPr>
        <dsp:cNvPr id="0" name=""/>
        <dsp:cNvSpPr/>
      </dsp:nvSpPr>
      <dsp:spPr>
        <a:xfrm>
          <a:off x="253682" y="521855"/>
          <a:ext cx="3551555" cy="265680"/>
        </a:xfrm>
        <a:prstGeom prst="round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4240" tIns="0" rIns="134240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900" kern="1200"/>
            <a:t>Leverage previously incompatible data for analysis</a:t>
          </a:r>
        </a:p>
      </dsp:txBody>
      <dsp:txXfrm>
        <a:off x="266651" y="534824"/>
        <a:ext cx="3525617" cy="239742"/>
      </dsp:txXfrm>
    </dsp:sp>
    <dsp:sp modelId="{A9743484-E6E3-478D-938F-A56BCC7F0C74}">
      <dsp:nvSpPr>
        <dsp:cNvPr id="0" name=""/>
        <dsp:cNvSpPr/>
      </dsp:nvSpPr>
      <dsp:spPr>
        <a:xfrm>
          <a:off x="0" y="1062935"/>
          <a:ext cx="5073650" cy="226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AF31440-6FF4-40FE-9C6A-D4CD2B581996}">
      <dsp:nvSpPr>
        <dsp:cNvPr id="0" name=""/>
        <dsp:cNvSpPr/>
      </dsp:nvSpPr>
      <dsp:spPr>
        <a:xfrm>
          <a:off x="253682" y="930095"/>
          <a:ext cx="3551555" cy="265680"/>
        </a:xfrm>
        <a:prstGeom prst="round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4240" tIns="0" rIns="134240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900" kern="1200">
              <a:solidFill>
                <a:sysClr val="windowText" lastClr="000000"/>
              </a:solidFill>
            </a:rPr>
            <a:t>Track project themes and topic as well as progress towards objectives</a:t>
          </a:r>
        </a:p>
      </dsp:txBody>
      <dsp:txXfrm>
        <a:off x="266651" y="943064"/>
        <a:ext cx="3525617" cy="23974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E78EA4-1B7C-4649-944B-6F9BD0D97C23}">
      <dsp:nvSpPr>
        <dsp:cNvPr id="0" name=""/>
        <dsp:cNvSpPr/>
      </dsp:nvSpPr>
      <dsp:spPr>
        <a:xfrm>
          <a:off x="1454398" y="208025"/>
          <a:ext cx="2688336" cy="2688336"/>
        </a:xfrm>
        <a:prstGeom prst="pie">
          <a:avLst>
            <a:gd name="adj1" fmla="val 16200000"/>
            <a:gd name="adj2" fmla="val 1800000"/>
          </a:avLst>
        </a:prstGeom>
        <a:solidFill>
          <a:srgbClr val="FFFF00">
            <a:alpha val="88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500" kern="1200">
              <a:solidFill>
                <a:sysClr val="windowText" lastClr="000000"/>
              </a:solidFill>
            </a:rPr>
            <a:t>Automated Data Collection</a:t>
          </a:r>
        </a:p>
      </dsp:txBody>
      <dsp:txXfrm>
        <a:off x="2871216" y="777697"/>
        <a:ext cx="960120" cy="800100"/>
      </dsp:txXfrm>
    </dsp:sp>
    <dsp:sp modelId="{C4CB50EB-E6CA-4EB6-AFC3-6FD0ADE66D19}">
      <dsp:nvSpPr>
        <dsp:cNvPr id="0" name=""/>
        <dsp:cNvSpPr/>
      </dsp:nvSpPr>
      <dsp:spPr>
        <a:xfrm>
          <a:off x="1399032" y="304037"/>
          <a:ext cx="2688336" cy="2688336"/>
        </a:xfrm>
        <a:prstGeom prst="pie">
          <a:avLst>
            <a:gd name="adj1" fmla="val 1800000"/>
            <a:gd name="adj2" fmla="val 9000000"/>
          </a:avLst>
        </a:prstGeom>
        <a:solidFill>
          <a:srgbClr val="00B050">
            <a:alpha val="41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500" kern="1200"/>
            <a:t>Structuring/ Mapping</a:t>
          </a:r>
        </a:p>
      </dsp:txBody>
      <dsp:txXfrm>
        <a:off x="2039112" y="2048256"/>
        <a:ext cx="1440180" cy="704088"/>
      </dsp:txXfrm>
    </dsp:sp>
    <dsp:sp modelId="{CF866A34-D90B-4E5B-A67B-F7C93B839F1D}">
      <dsp:nvSpPr>
        <dsp:cNvPr id="0" name=""/>
        <dsp:cNvSpPr/>
      </dsp:nvSpPr>
      <dsp:spPr>
        <a:xfrm>
          <a:off x="1343665" y="208025"/>
          <a:ext cx="2688336" cy="2688336"/>
        </a:xfrm>
        <a:prstGeom prst="pie">
          <a:avLst>
            <a:gd name="adj1" fmla="val 9000000"/>
            <a:gd name="adj2" fmla="val 1620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500" kern="1200"/>
            <a:t>Track Projects</a:t>
          </a:r>
        </a:p>
      </dsp:txBody>
      <dsp:txXfrm>
        <a:off x="1655064" y="777697"/>
        <a:ext cx="960120" cy="800100"/>
      </dsp:txXfrm>
    </dsp:sp>
    <dsp:sp modelId="{B65D9671-6A4C-4E7A-BB1A-4EFB8837FE06}">
      <dsp:nvSpPr>
        <dsp:cNvPr id="0" name=""/>
        <dsp:cNvSpPr/>
      </dsp:nvSpPr>
      <dsp:spPr>
        <a:xfrm>
          <a:off x="1288200" y="41605"/>
          <a:ext cx="3021177" cy="3021177"/>
        </a:xfrm>
        <a:prstGeom prst="circularArrow">
          <a:avLst>
            <a:gd name="adj1" fmla="val 5085"/>
            <a:gd name="adj2" fmla="val 327528"/>
            <a:gd name="adj3" fmla="val 1472472"/>
            <a:gd name="adj4" fmla="val 16199432"/>
            <a:gd name="adj5" fmla="val 5932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192678-8D18-40EF-BA08-2AC66919D453}">
      <dsp:nvSpPr>
        <dsp:cNvPr id="0" name=""/>
        <dsp:cNvSpPr/>
      </dsp:nvSpPr>
      <dsp:spPr>
        <a:xfrm>
          <a:off x="1232611" y="137447"/>
          <a:ext cx="3021177" cy="3021177"/>
        </a:xfrm>
        <a:prstGeom prst="circularArrow">
          <a:avLst>
            <a:gd name="adj1" fmla="val 5085"/>
            <a:gd name="adj2" fmla="val 327528"/>
            <a:gd name="adj3" fmla="val 8671970"/>
            <a:gd name="adj4" fmla="val 1800502"/>
            <a:gd name="adj5" fmla="val 5932"/>
          </a:avLst>
        </a:prstGeom>
        <a:solidFill>
          <a:schemeClr val="accent4">
            <a:hueOff val="5197846"/>
            <a:satOff val="-23984"/>
            <a:lumOff val="88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383CF-54EB-4A00-8184-4B1E21A99920}">
      <dsp:nvSpPr>
        <dsp:cNvPr id="0" name=""/>
        <dsp:cNvSpPr/>
      </dsp:nvSpPr>
      <dsp:spPr>
        <a:xfrm>
          <a:off x="1177022" y="41605"/>
          <a:ext cx="3021177" cy="3021177"/>
        </a:xfrm>
        <a:prstGeom prst="circularArrow">
          <a:avLst>
            <a:gd name="adj1" fmla="val 5085"/>
            <a:gd name="adj2" fmla="val 327528"/>
            <a:gd name="adj3" fmla="val 15873039"/>
            <a:gd name="adj4" fmla="val 9000000"/>
            <a:gd name="adj5" fmla="val 5932"/>
          </a:avLst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334C52-91CB-4FD6-92B1-140BF3A06DA5}">
      <dsp:nvSpPr>
        <dsp:cNvPr id="0" name=""/>
        <dsp:cNvSpPr/>
      </dsp:nvSpPr>
      <dsp:spPr>
        <a:xfrm>
          <a:off x="2083865" y="1124578"/>
          <a:ext cx="1567386" cy="843915"/>
        </a:xfrm>
        <a:prstGeom prst="round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RIS3 Open Data Tool</a:t>
          </a:r>
        </a:p>
      </dsp:txBody>
      <dsp:txXfrm>
        <a:off x="2125062" y="1165775"/>
        <a:ext cx="1484992" cy="761521"/>
      </dsp:txXfrm>
    </dsp:sp>
    <dsp:sp modelId="{B39D24E7-3B33-405F-8835-06ABA21EB0E2}">
      <dsp:nvSpPr>
        <dsp:cNvPr id="0" name=""/>
        <dsp:cNvSpPr/>
      </dsp:nvSpPr>
      <dsp:spPr>
        <a:xfrm rot="16219633">
          <a:off x="2667218" y="920667"/>
          <a:ext cx="40782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0782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29DD98-A388-488A-B222-DCDF648DA34F}">
      <dsp:nvSpPr>
        <dsp:cNvPr id="0" name=""/>
        <dsp:cNvSpPr/>
      </dsp:nvSpPr>
      <dsp:spPr>
        <a:xfrm>
          <a:off x="1232975" y="151333"/>
          <a:ext cx="3281873" cy="565423"/>
        </a:xfrm>
        <a:prstGeom prst="roundRect">
          <a:avLst/>
        </a:prstGeom>
        <a:solidFill>
          <a:srgbClr val="FF0000">
            <a:alpha val="50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de-DE" sz="1200" i="0" kern="1200"/>
            <a:t>Provides data on a number of projects and links these to corresponding S3</a:t>
          </a:r>
        </a:p>
      </dsp:txBody>
      <dsp:txXfrm>
        <a:off x="1260577" y="178935"/>
        <a:ext cx="3226669" cy="510219"/>
      </dsp:txXfrm>
    </dsp:sp>
    <dsp:sp modelId="{AC2351CF-6AE9-40C5-B24E-A7EDC70A5647}">
      <dsp:nvSpPr>
        <dsp:cNvPr id="0" name=""/>
        <dsp:cNvSpPr/>
      </dsp:nvSpPr>
      <dsp:spPr>
        <a:xfrm rot="1875135">
          <a:off x="3523825" y="2108060"/>
          <a:ext cx="53802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802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2C8A69-847C-496F-A781-644D13F816BE}">
      <dsp:nvSpPr>
        <dsp:cNvPr id="0" name=""/>
        <dsp:cNvSpPr/>
      </dsp:nvSpPr>
      <dsp:spPr>
        <a:xfrm>
          <a:off x="3338864" y="2247626"/>
          <a:ext cx="2299615" cy="565423"/>
        </a:xfrm>
        <a:prstGeom prst="round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>
              <a:solidFill>
                <a:sysClr val="windowText" lastClr="000000"/>
              </a:solidFill>
            </a:rPr>
            <a:t>Measure progress against the vision of the S3</a:t>
          </a:r>
        </a:p>
      </dsp:txBody>
      <dsp:txXfrm>
        <a:off x="3366466" y="2275228"/>
        <a:ext cx="2244411" cy="510219"/>
      </dsp:txXfrm>
    </dsp:sp>
    <dsp:sp modelId="{765E99B0-5167-4D3A-A3A0-E2399F4DA9D7}">
      <dsp:nvSpPr>
        <dsp:cNvPr id="0" name=""/>
        <dsp:cNvSpPr/>
      </dsp:nvSpPr>
      <dsp:spPr>
        <a:xfrm rot="8912845">
          <a:off x="1682055" y="2108060"/>
          <a:ext cx="53495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495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22E88-57E9-4AF9-89AF-449B040EA156}">
      <dsp:nvSpPr>
        <dsp:cNvPr id="0" name=""/>
        <dsp:cNvSpPr/>
      </dsp:nvSpPr>
      <dsp:spPr>
        <a:xfrm>
          <a:off x="101285" y="2247626"/>
          <a:ext cx="2315735" cy="56542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 val="56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Track Progress towards objectives and vision</a:t>
          </a:r>
        </a:p>
      </dsp:txBody>
      <dsp:txXfrm>
        <a:off x="128887" y="2275228"/>
        <a:ext cx="2260531" cy="51021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C6630E-1BE2-470B-A312-375D3A7DA2D5}">
      <dsp:nvSpPr>
        <dsp:cNvPr id="0" name=""/>
        <dsp:cNvSpPr/>
      </dsp:nvSpPr>
      <dsp:spPr>
        <a:xfrm>
          <a:off x="94" y="787108"/>
          <a:ext cx="1498148" cy="12356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575" tIns="28575" rIns="28575" bIns="28575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Define Search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Select Sources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Apply Filters</a:t>
          </a:r>
        </a:p>
      </dsp:txBody>
      <dsp:txXfrm>
        <a:off x="28530" y="815544"/>
        <a:ext cx="1441276" cy="914002"/>
      </dsp:txXfrm>
    </dsp:sp>
    <dsp:sp modelId="{95005087-EB63-493A-A079-11ADEC5C93BE}">
      <dsp:nvSpPr>
        <dsp:cNvPr id="0" name=""/>
        <dsp:cNvSpPr/>
      </dsp:nvSpPr>
      <dsp:spPr>
        <a:xfrm>
          <a:off x="842613" y="1083552"/>
          <a:ext cx="1649004" cy="1649004"/>
        </a:xfrm>
        <a:prstGeom prst="leftCircularArrow">
          <a:avLst>
            <a:gd name="adj1" fmla="val 3135"/>
            <a:gd name="adj2" fmla="val 385658"/>
            <a:gd name="adj3" fmla="val 2161169"/>
            <a:gd name="adj4" fmla="val 9024489"/>
            <a:gd name="adj5" fmla="val 365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E2C7D3-6E0F-46BF-B132-8C2BC0BFB89C}">
      <dsp:nvSpPr>
        <dsp:cNvPr id="0" name=""/>
        <dsp:cNvSpPr/>
      </dsp:nvSpPr>
      <dsp:spPr>
        <a:xfrm>
          <a:off x="333016" y="1757982"/>
          <a:ext cx="1331687" cy="5295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 val="86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38100" rIns="57150" bIns="381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3000" kern="1200"/>
            <a:t>step 1</a:t>
          </a:r>
        </a:p>
      </dsp:txBody>
      <dsp:txXfrm>
        <a:off x="348527" y="1773493"/>
        <a:ext cx="1300665" cy="498546"/>
      </dsp:txXfrm>
    </dsp:sp>
    <dsp:sp modelId="{74B9572D-C71E-4DD7-878E-49F6A80F9E1C}">
      <dsp:nvSpPr>
        <dsp:cNvPr id="0" name=""/>
        <dsp:cNvSpPr/>
      </dsp:nvSpPr>
      <dsp:spPr>
        <a:xfrm>
          <a:off x="1910895" y="787108"/>
          <a:ext cx="1498148" cy="12356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575" tIns="28575" rIns="28575" bIns="28575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Browse Results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Refine Search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Analyse Trends</a:t>
          </a:r>
        </a:p>
      </dsp:txBody>
      <dsp:txXfrm>
        <a:off x="1939331" y="1080328"/>
        <a:ext cx="1441276" cy="914002"/>
      </dsp:txXfrm>
    </dsp:sp>
    <dsp:sp modelId="{C45DD2E5-8381-47FD-BE57-110D12AAF5D9}">
      <dsp:nvSpPr>
        <dsp:cNvPr id="0" name=""/>
        <dsp:cNvSpPr/>
      </dsp:nvSpPr>
      <dsp:spPr>
        <a:xfrm>
          <a:off x="2740929" y="28868"/>
          <a:ext cx="1840434" cy="1840434"/>
        </a:xfrm>
        <a:prstGeom prst="circularArrow">
          <a:avLst>
            <a:gd name="adj1" fmla="val 2809"/>
            <a:gd name="adj2" fmla="val 342907"/>
            <a:gd name="adj3" fmla="val 19481582"/>
            <a:gd name="adj4" fmla="val 12575511"/>
            <a:gd name="adj5" fmla="val 327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2E42DE-EA66-4EA7-B2C6-7BFAC8068A29}">
      <dsp:nvSpPr>
        <dsp:cNvPr id="0" name=""/>
        <dsp:cNvSpPr/>
      </dsp:nvSpPr>
      <dsp:spPr>
        <a:xfrm>
          <a:off x="2243817" y="522323"/>
          <a:ext cx="1331687" cy="529568"/>
        </a:xfrm>
        <a:prstGeom prst="roundRect">
          <a:avLst>
            <a:gd name="adj" fmla="val 10000"/>
          </a:avLst>
        </a:prstGeom>
        <a:solidFill>
          <a:srgbClr val="FF0000">
            <a:alpha val="54000"/>
          </a:srgb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38100" rIns="57150" bIns="381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3000" kern="1200"/>
            <a:t>step 2</a:t>
          </a:r>
        </a:p>
      </dsp:txBody>
      <dsp:txXfrm>
        <a:off x="2259328" y="537834"/>
        <a:ext cx="1300665" cy="498546"/>
      </dsp:txXfrm>
    </dsp:sp>
    <dsp:sp modelId="{F130BF0A-F848-42BF-9ADE-202DB399997A}">
      <dsp:nvSpPr>
        <dsp:cNvPr id="0" name=""/>
        <dsp:cNvSpPr/>
      </dsp:nvSpPr>
      <dsp:spPr>
        <a:xfrm>
          <a:off x="3821696" y="787108"/>
          <a:ext cx="1498148" cy="12356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575" tIns="28575" rIns="28575" bIns="28575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Bookmark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Subscribe to track changes</a:t>
          </a:r>
        </a:p>
      </dsp:txBody>
      <dsp:txXfrm>
        <a:off x="3850132" y="815544"/>
        <a:ext cx="1441276" cy="914002"/>
      </dsp:txXfrm>
    </dsp:sp>
    <dsp:sp modelId="{8F669BEC-9CC3-4314-974D-B1203EDEA0B4}">
      <dsp:nvSpPr>
        <dsp:cNvPr id="0" name=""/>
        <dsp:cNvSpPr/>
      </dsp:nvSpPr>
      <dsp:spPr>
        <a:xfrm>
          <a:off x="4154617" y="1757982"/>
          <a:ext cx="1331687" cy="529568"/>
        </a:xfrm>
        <a:prstGeom prst="roundRect">
          <a:avLst>
            <a:gd name="adj" fmla="val 10000"/>
          </a:avLst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38100" rIns="57150" bIns="381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3000" kern="1200"/>
            <a:t>step 3</a:t>
          </a:r>
        </a:p>
      </dsp:txBody>
      <dsp:txXfrm>
        <a:off x="4170128" y="1773493"/>
        <a:ext cx="1300665" cy="4985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8">
  <dgm:title val=""/>
  <dgm:desc val=""/>
  <dgm:catLst>
    <dgm:cat type="cycle" pri="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"/>
          <dgm:constr type="t" for="ch" forName="dummy1a" refType="h" fact="0.08"/>
          <dgm:constr type="l" for="ch" forName="dummy1b" refType="w" fact="0.5"/>
          <dgm:constr type="t" for="ch" forName="dummy1b" refType="h" fact="0.08"/>
          <dgm:constr type="l" for="ch" forName="wedge1Tx" refType="w" fact="0.22"/>
          <dgm:constr type="t" for="ch" forName="wedge1Tx" refType="h" fact="0.22"/>
          <dgm:constr type="w" for="ch" forName="wedge1Tx" refType="w" fact="0.56"/>
          <dgm:constr type="h" for="ch" forName="wedge1Tx" refType="h" fact="0.56"/>
          <dgm:constr type="h" for="ch" forName="arrowWedge1single" refType="w" fact="0.08"/>
          <dgm:constr type="diam" for="ch" forName="arrowWedge1single" refType="w" fact="0.84"/>
          <dgm:constr type="l" for="ch" forName="arrowWedge1single" refType="w" fact="0.5"/>
          <dgm:constr type="t" for="ch" forName="arrowWedge1single" refType="w" fact="0.5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2"/>
          <dgm:constr type="t" for="ch" forName="dummy1a" refType="h" fact="0.08"/>
          <dgm:constr type="l" for="ch" forName="dummy1b" refType="w" fact="0.52"/>
          <dgm:constr type="t" for="ch" forName="dummy1b" refType="h" fact="0.92"/>
          <dgm:constr type="l" for="ch" forName="wedge1Tx" refType="w" fact="0.559"/>
          <dgm:constr type="t" for="ch" forName="wedge1Tx" refType="h" fact="0.3"/>
          <dgm:constr type="w" for="ch" forName="wedge1Tx" refType="w" fact="0.3"/>
          <dgm:constr type="h" for="ch" forName="wedge1Tx" refType="h" fact="0.4"/>
          <dgm:constr type="l" for="ch" forName="wedge2" refType="w" fact="0.06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48"/>
          <dgm:constr type="t" for="ch" forName="dummy2a" refType="h" fact="0.92"/>
          <dgm:constr type="l" for="ch" forName="dummy2b" refType="w" fact="0.48"/>
          <dgm:constr type="t" for="ch" forName="dummy2b" refType="h" fact="0.08"/>
          <dgm:constr type="r" for="ch" forName="wedge2Tx" refType="w" fact="0.441"/>
          <dgm:constr type="t" for="ch" forName="wedge2Tx" refType="h" fact="0.3"/>
          <dgm:constr type="w" for="ch" forName="wedge2Tx" refType="w" fact="0.3"/>
          <dgm:constr type="h" for="ch" forName="wedge2Tx" refType="h" fact="0.4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primFontSz" for="ch" ptType="node" op="equ"/>
        </dgm:constrLst>
      </dgm:if>
      <dgm:if name="Name3" axis="ch" ptType="node" func="cnt" op="equ" val="3">
        <dgm:constrLst>
          <dgm:constr type="l" for="ch" forName="wedge1" refType="w" fact="0.0973"/>
          <dgm:constr type="t" for="ch" forName="wedge1" refType="w" fact="0.07"/>
          <dgm:constr type="w" for="ch" forName="wedge1" refType="w" fact="0.84"/>
          <dgm:constr type="h" for="ch" forName="wedge1" refType="h" fact="0.84"/>
          <dgm:constr type="l" for="ch" forName="dummy1a" refType="w" fact="0.5173"/>
          <dgm:constr type="t" for="ch" forName="dummy1a" refType="h" fact="0.07"/>
          <dgm:constr type="l" for="ch" forName="dummy1b" refType="w" fact="0.8811"/>
          <dgm:constr type="t" for="ch" forName="dummy1b" refType="h" fact="0.7"/>
          <dgm:constr type="l" for="ch" forName="wedge1Tx" refType="w" fact="0.54"/>
          <dgm:constr type="t" for="ch" forName="wedge1Tx" refType="h" fact="0.248"/>
          <dgm:constr type="w" for="ch" forName="wedge1Tx" refType="w" fact="0.3"/>
          <dgm:constr type="h" for="ch" forName="wedge1Tx" refType="h" fact="0.25"/>
          <dgm:constr type="l" for="ch" forName="wedge2" refType="w" fact="0.08"/>
          <dgm:constr type="t" for="ch" forName="wedge2" refType="w" fact="0.1"/>
          <dgm:constr type="w" for="ch" forName="wedge2" refType="w" fact="0.84"/>
          <dgm:constr type="h" for="ch" forName="wedge2" refType="h" fact="0.84"/>
          <dgm:constr type="l" for="ch" forName="dummy2a" refType="w" fact="0.8637"/>
          <dgm:constr type="t" for="ch" forName="dummy2a" refType="h" fact="0.73"/>
          <dgm:constr type="l" for="ch" forName="dummy2b" refType="w" fact="0.1363"/>
          <dgm:constr type="t" for="ch" forName="dummy2b" refType="h" fact="0.73"/>
          <dgm:constr type="l" for="ch" forName="wedge2Tx" refType="w" fact="0.28"/>
          <dgm:constr type="t" for="ch" forName="wedge2Tx" refType="h" fact="0.645"/>
          <dgm:constr type="w" for="ch" forName="wedge2Tx" refType="w" fact="0.45"/>
          <dgm:constr type="h" for="ch" forName="wedge2Tx" refType="h" fact="0.22"/>
          <dgm:constr type="l" for="ch" forName="wedge3" refType="w" fact="0.0627"/>
          <dgm:constr type="t" for="ch" forName="wedge3" refType="w" fact="0.07"/>
          <dgm:constr type="w" for="ch" forName="wedge3" refType="w" fact="0.84"/>
          <dgm:constr type="h" for="ch" forName="wedge3" refType="h" fact="0.84"/>
          <dgm:constr type="l" for="ch" forName="dummy3a" refType="w" fact="0.1189"/>
          <dgm:constr type="t" for="ch" forName="dummy3a" refType="h" fact="0.7"/>
          <dgm:constr type="l" for="ch" forName="dummy3b" refType="w" fact="0.4827"/>
          <dgm:constr type="t" for="ch" forName="dummy3b" refType="h" fact="0.07"/>
          <dgm:constr type="r" for="ch" forName="wedge3Tx" refType="w" fact="0.46"/>
          <dgm:constr type="t" for="ch" forName="wedge3Tx" refType="h" fact="0.248"/>
          <dgm:constr type="w" for="ch" forName="wedge3Tx" refType="w" fact="0.3"/>
          <dgm:constr type="h" for="ch" forName="wedge3Tx" refType="h" fact="0.25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primFontSz" for="ch" ptType="node" op="equ"/>
        </dgm:constrLst>
      </dgm:if>
      <dgm:if name="Name4" axis="ch" ptType="node" func="cnt" op="equ" val="4">
        <dgm:constrLst>
          <dgm:constr type="l" for="ch" forName="wedge1" refType="w" fact="0.0941"/>
          <dgm:constr type="t" for="ch" forName="wedge1" refType="w" fact="0.0659"/>
          <dgm:constr type="w" for="ch" forName="wedge1" refType="w" fact="0.84"/>
          <dgm:constr type="h" for="ch" forName="wedge1" refType="h" fact="0.84"/>
          <dgm:constr type="l" for="ch" forName="dummy1a" refType="w" fact="0.5141"/>
          <dgm:constr type="t" for="ch" forName="dummy1a" refType="h" fact="0.0659"/>
          <dgm:constr type="l" for="ch" forName="dummy1b" refType="w" fact="0.9341"/>
          <dgm:constr type="t" for="ch" forName="dummy1b" refType="h" fact="0.4859"/>
          <dgm:constr type="l" for="ch" forName="wedge1Tx" refType="w" fact="0.54"/>
          <dgm:constr type="t" for="ch" forName="wedge1Tx" refType="h" fact="0.24"/>
          <dgm:constr type="w" for="ch" forName="wedge1Tx" refType="w" fact="0.31"/>
          <dgm:constr type="h" for="ch" forName="wedge1Tx" refType="h" fact="0.23"/>
          <dgm:constr type="l" for="ch" forName="wedge2" refType="w" fact="0.0941"/>
          <dgm:constr type="t" for="ch" forName="wedge2" refType="w" fact="0.0941"/>
          <dgm:constr type="w" for="ch" forName="wedge2" refType="w" fact="0.84"/>
          <dgm:constr type="h" for="ch" forName="wedge2" refType="h" fact="0.84"/>
          <dgm:constr type="l" for="ch" forName="dummy2a" refType="w" fact="0.9341"/>
          <dgm:constr type="t" for="ch" forName="dummy2a" refType="h" fact="0.5141"/>
          <dgm:constr type="l" for="ch" forName="dummy2b" refType="w" fact="0.5141"/>
          <dgm:constr type="t" for="ch" forName="dummy2b" refType="h" fact="0.9341"/>
          <dgm:constr type="l" for="ch" forName="wedge2Tx" refType="w" fact="0.54"/>
          <dgm:constr type="t" for="ch" forName="wedge2Tx" refType="h" fact="0.53"/>
          <dgm:constr type="w" for="ch" forName="wedge2Tx" refType="w" fact="0.31"/>
          <dgm:constr type="h" for="ch" forName="wedge2Tx" refType="h" fact="0.23"/>
          <dgm:constr type="l" for="ch" forName="wedge3" refType="w" fact="0.0659"/>
          <dgm:constr type="t" for="ch" forName="wedge3" refType="w" fact="0.0941"/>
          <dgm:constr type="w" for="ch" forName="wedge3" refType="w" fact="0.84"/>
          <dgm:constr type="h" for="ch" forName="wedge3" refType="h" fact="0.84"/>
          <dgm:constr type="l" for="ch" forName="dummy3a" refType="w" fact="0.4859"/>
          <dgm:constr type="t" for="ch" forName="dummy3a" refType="h" fact="0.9341"/>
          <dgm:constr type="l" for="ch" forName="dummy3b" refType="w" fact="0.0659"/>
          <dgm:constr type="t" for="ch" forName="dummy3b" refType="h" fact="0.5141"/>
          <dgm:constr type="r" for="ch" forName="wedge3Tx" refType="w" fact="0.46"/>
          <dgm:constr type="t" for="ch" forName="wedge3Tx" refType="h" fact="0.53"/>
          <dgm:constr type="w" for="ch" forName="wedge3Tx" refType="w" fact="0.31"/>
          <dgm:constr type="h" for="ch" forName="wedge3Tx" refType="h" fact="0.23"/>
          <dgm:constr type="l" for="ch" forName="wedge4" refType="w" fact="0.0659"/>
          <dgm:constr type="t" for="ch" forName="wedge4" refType="h" fact="0.0659"/>
          <dgm:constr type="w" for="ch" forName="wedge4" refType="w" fact="0.84"/>
          <dgm:constr type="h" for="ch" forName="wedge4" refType="h" fact="0.84"/>
          <dgm:constr type="l" for="ch" forName="dummy4a" refType="w" fact="0.0659"/>
          <dgm:constr type="t" for="ch" forName="dummy4a" refType="h" fact="0.4859"/>
          <dgm:constr type="l" for="ch" forName="dummy4b" refType="w" fact="0.4859"/>
          <dgm:constr type="t" for="ch" forName="dummy4b" refType="h" fact="0.0659"/>
          <dgm:constr type="r" for="ch" forName="wedge4Tx" refType="w" fact="0.46"/>
          <dgm:constr type="t" for="ch" forName="wedge4Tx" refType="h" fact="0.24"/>
          <dgm:constr type="w" for="ch" forName="wedge4Tx" refType="w" fact="0.31"/>
          <dgm:constr type="h" for="ch" forName="wedge4Tx" refType="h" fact="0.23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primFontSz" for="ch" ptType="node" op="equ"/>
        </dgm:constrLst>
      </dgm:if>
      <dgm:if name="Name5" axis="ch" ptType="node" func="cnt" op="equ" val="5">
        <dgm:constrLst>
          <dgm:constr type="l" for="ch" forName="wedge1" refType="w" fact="0.0918"/>
          <dgm:constr type="t" for="ch" forName="wedge1" refType="w" fact="0.0638"/>
          <dgm:constr type="w" for="ch" forName="wedge1" refType="w" fact="0.84"/>
          <dgm:constr type="h" for="ch" forName="wedge1" refType="h" fact="0.84"/>
          <dgm:constr type="l" for="ch" forName="dummy1a" refType="w" fact="0.5118"/>
          <dgm:constr type="t" for="ch" forName="dummy1a" refType="h" fact="0.0638"/>
          <dgm:constr type="l" for="ch" forName="dummy1b" refType="w" fact="0.9112"/>
          <dgm:constr type="t" for="ch" forName="dummy1b" refType="h" fact="0.354"/>
          <dgm:constr type="l" for="ch" forName="wedge1Tx" refType="w" fact="0.53"/>
          <dgm:constr type="t" for="ch" forName="wedge1Tx" refType="h" fact="0.205"/>
          <dgm:constr type="w" for="ch" forName="wedge1Tx" refType="w" fact="0.27"/>
          <dgm:constr type="h" for="ch" forName="wedge1Tx" refType="h" fact="0.18"/>
          <dgm:constr type="l" for="ch" forName="wedge2" refType="w" fact="0.099"/>
          <dgm:constr type="t" for="ch" forName="wedge2" refType="w" fact="0.0862"/>
          <dgm:constr type="w" for="ch" forName="wedge2" refType="w" fact="0.84"/>
          <dgm:constr type="h" for="ch" forName="wedge2" refType="h" fact="0.84"/>
          <dgm:constr type="l" for="ch" forName="dummy2a" refType="w" fact="0.9185"/>
          <dgm:constr type="t" for="ch" forName="dummy2a" refType="h" fact="0.3764"/>
          <dgm:constr type="l" for="ch" forName="dummy2b" refType="w" fact="0.7659"/>
          <dgm:constr type="t" for="ch" forName="dummy2b" refType="h" fact="0.846"/>
          <dgm:constr type="l" for="ch" forName="wedge2Tx" refType="w" fact="0.64"/>
          <dgm:constr type="t" for="ch" forName="wedge2Tx" refType="h" fact="0.47"/>
          <dgm:constr type="w" for="ch" forName="wedge2Tx" refType="w" fact="0.25"/>
          <dgm:constr type="h" for="ch" forName="wedge2Tx" refType="h" fact="0.2"/>
          <dgm:constr type="l" for="ch" forName="wedge3" refType="w" fact="0.08"/>
          <dgm:constr type="t" for="ch" forName="wedge3" refType="w" fact="0.1"/>
          <dgm:constr type="w" for="ch" forName="wedge3" refType="w" fact="0.84"/>
          <dgm:constr type="h" for="ch" forName="wedge3" refType="h" fact="0.84"/>
          <dgm:constr type="l" for="ch" forName="dummy3a" refType="w" fact="0.7469"/>
          <dgm:constr type="t" for="ch" forName="dummy3a" refType="h" fact="0.8598"/>
          <dgm:constr type="l" for="ch" forName="dummy3b" refType="w" fact="0.2531"/>
          <dgm:constr type="t" for="ch" forName="dummy3b" refType="h" fact="0.8598"/>
          <dgm:constr type="l" for="ch" forName="wedge3Tx" refType="w" fact="0.38"/>
          <dgm:constr type="t" for="ch" forName="wedge3Tx" refType="h" fact="0.69"/>
          <dgm:constr type="w" for="ch" forName="wedge3Tx" refType="w" fact="0.24"/>
          <dgm:constr type="h" for="ch" forName="wedge3Tx" refType="h" fact="0.22"/>
          <dgm:constr type="l" for="ch" forName="wedge4" refType="w" fact="0.061"/>
          <dgm:constr type="t" for="ch" forName="wedge4" refType="h" fact="0.0862"/>
          <dgm:constr type="w" for="ch" forName="wedge4" refType="w" fact="0.84"/>
          <dgm:constr type="h" for="ch" forName="wedge4" refType="h" fact="0.84"/>
          <dgm:constr type="l" for="ch" forName="dummy4a" refType="w" fact="0.2341"/>
          <dgm:constr type="t" for="ch" forName="dummy4a" refType="h" fact="0.846"/>
          <dgm:constr type="l" for="ch" forName="dummy4b" refType="w" fact="0.0815"/>
          <dgm:constr type="t" for="ch" forName="dummy4b" refType="h" fact="0.3764"/>
          <dgm:constr type="r" for="ch" forName="wedge4Tx" refType="w" fact="0.36"/>
          <dgm:constr type="t" for="ch" forName="wedge4Tx" refType="h" fact="0.47"/>
          <dgm:constr type="w" for="ch" forName="wedge4Tx" refType="w" fact="0.25"/>
          <dgm:constr type="h" for="ch" forName="wedge4Tx" refType="h" fact="0.2"/>
          <dgm:constr type="l" for="ch" forName="wedge5" refType="w" fact="0.0682"/>
          <dgm:constr type="t" for="ch" forName="wedge5" refType="h" fact="0.0638"/>
          <dgm:constr type="w" for="ch" forName="wedge5" refType="w" fact="0.84"/>
          <dgm:constr type="h" for="ch" forName="wedge5" refType="h" fact="0.84"/>
          <dgm:constr type="l" for="ch" forName="dummy5a" refType="w" fact="0.0888"/>
          <dgm:constr type="t" for="ch" forName="dummy5a" refType="h" fact="0.354"/>
          <dgm:constr type="l" for="ch" forName="dummy5b" refType="w" fact="0.4882"/>
          <dgm:constr type="t" for="ch" forName="dummy5b" refType="h" fact="0.0638"/>
          <dgm:constr type="r" for="ch" forName="wedge5Tx" refType="w" fact="0.47"/>
          <dgm:constr type="t" for="ch" forName="wedge5Tx" refType="h" fact="0.205"/>
          <dgm:constr type="w" for="ch" forName="wedge5Tx" refType="w" fact="0.27"/>
          <dgm:constr type="h" for="ch" forName="wedge5Tx" refType="h" fact="0.18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primFontSz" for="ch" ptType="node" op="equ"/>
        </dgm:constrLst>
      </dgm:if>
      <dgm:if name="Name6" axis="ch" ptType="node" func="cnt" op="equ" val="6">
        <dgm:constrLst>
          <dgm:constr type="l" for="ch" forName="wedge1" refType="w" fact="0.09"/>
          <dgm:constr type="t" for="ch" forName="wedge1" refType="w" fact="0.0627"/>
          <dgm:constr type="w" for="ch" forName="wedge1" refType="w" fact="0.84"/>
          <dgm:constr type="h" for="ch" forName="wedge1" refType="h" fact="0.84"/>
          <dgm:constr type="l" for="ch" forName="dummy1a" refType="w" fact="0.51"/>
          <dgm:constr type="t" for="ch" forName="dummy1a" refType="h" fact="0.0627"/>
          <dgm:constr type="l" for="ch" forName="dummy1b" refType="w" fact="0.8737"/>
          <dgm:constr type="t" for="ch" forName="dummy1b" refType="h" fact="0.2727"/>
          <dgm:constr type="l" for="ch" forName="wedge1Tx" refType="w" fact="0.53"/>
          <dgm:constr type="t" for="ch" forName="wedge1Tx" refType="h" fact="0.17"/>
          <dgm:constr type="w" for="ch" forName="wedge1Tx" refType="w" fact="0.22"/>
          <dgm:constr type="h" for="ch" forName="wedge1Tx" refType="h" fact="0.17"/>
          <dgm:constr type="l" for="ch" forName="wedge2" refType="w" fact="0.1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8837"/>
          <dgm:constr type="t" for="ch" forName="dummy2a" refType="h" fact="0.29"/>
          <dgm:constr type="l" for="ch" forName="dummy2b" refType="w" fact="0.8837"/>
          <dgm:constr type="t" for="ch" forName="dummy2b" refType="h" fact="0.71"/>
          <dgm:constr type="l" for="ch" forName="wedge2Tx" refType="w" fact="0.67"/>
          <dgm:constr type="t" for="ch" forName="wedge2Tx" refType="h" fact="0.42"/>
          <dgm:constr type="w" for="ch" forName="wedge2Tx" refType="w" fact="0.23"/>
          <dgm:constr type="h" for="ch" forName="wedge2Tx" refType="h" fact="0.165"/>
          <dgm:constr type="l" for="ch" forName="wedge3" refType="w" fact="0.09"/>
          <dgm:constr type="t" for="ch" forName="wedge3" refType="w" fact="0.0973"/>
          <dgm:constr type="w" for="ch" forName="wedge3" refType="w" fact="0.84"/>
          <dgm:constr type="h" for="ch" forName="wedge3" refType="h" fact="0.84"/>
          <dgm:constr type="l" for="ch" forName="dummy3a" refType="w" fact="0.8737"/>
          <dgm:constr type="t" for="ch" forName="dummy3a" refType="h" fact="0.7273"/>
          <dgm:constr type="l" for="ch" forName="dummy3b" refType="w" fact="0.51"/>
          <dgm:constr type="t" for="ch" forName="dummy3b" refType="h" fact="0.9373"/>
          <dgm:constr type="l" for="ch" forName="wedge3Tx" refType="w" fact="0.53"/>
          <dgm:constr type="t" for="ch" forName="wedge3Tx" refType="h" fact="0.665"/>
          <dgm:constr type="w" for="ch" forName="wedge3Tx" refType="w" fact="0.22"/>
          <dgm:constr type="h" for="ch" forName="wedge3Tx" refType="h" fact="0.17"/>
          <dgm:constr type="l" for="ch" forName="wedge4" refType="w" fact="0.07"/>
          <dgm:constr type="t" for="ch" forName="wedge4" refType="h" fact="0.0973"/>
          <dgm:constr type="w" for="ch" forName="wedge4" refType="w" fact="0.84"/>
          <dgm:constr type="h" for="ch" forName="wedge4" refType="h" fact="0.84"/>
          <dgm:constr type="l" for="ch" forName="dummy4a" refType="w" fact="0.49"/>
          <dgm:constr type="t" for="ch" forName="dummy4a" refType="h" fact="0.9373"/>
          <dgm:constr type="l" for="ch" forName="dummy4b" refType="w" fact="0.1263"/>
          <dgm:constr type="t" for="ch" forName="dummy4b" refType="h" fact="0.7273"/>
          <dgm:constr type="r" for="ch" forName="wedge4Tx" refType="w" fact="0.47"/>
          <dgm:constr type="t" for="ch" forName="wedge4Tx" refType="h" fact="0.665"/>
          <dgm:constr type="w" for="ch" forName="wedge4Tx" refType="w" fact="0.22"/>
          <dgm:constr type="h" for="ch" forName="wedge4Tx" refType="h" fact="0.17"/>
          <dgm:constr type="l" for="ch" forName="wedge5" refType="w" fact="0.06"/>
          <dgm:constr type="t" for="ch" forName="wedge5" refType="h" fact="0.08"/>
          <dgm:constr type="w" for="ch" forName="wedge5" refType="w" fact="0.84"/>
          <dgm:constr type="h" for="ch" forName="wedge5" refType="h" fact="0.84"/>
          <dgm:constr type="l" for="ch" forName="dummy5a" refType="w" fact="0.1163"/>
          <dgm:constr type="t" for="ch" forName="dummy5a" refType="h" fact="0.71"/>
          <dgm:constr type="l" for="ch" forName="dummy5b" refType="w" fact="0.1163"/>
          <dgm:constr type="t" for="ch" forName="dummy5b" refType="h" fact="0.29"/>
          <dgm:constr type="r" for="ch" forName="wedge5Tx" refType="w" fact="0.33"/>
          <dgm:constr type="t" for="ch" forName="wedge5Tx" refType="h" fact="0.42"/>
          <dgm:constr type="w" for="ch" forName="wedge5Tx" refType="w" fact="0.23"/>
          <dgm:constr type="h" for="ch" forName="wedge5Tx" refType="h" fact="0.165"/>
          <dgm:constr type="l" for="ch" forName="wedge6" refType="w" fact="0.07"/>
          <dgm:constr type="t" for="ch" forName="wedge6" refType="h" fact="0.0627"/>
          <dgm:constr type="w" for="ch" forName="wedge6" refType="w" fact="0.84"/>
          <dgm:constr type="h" for="ch" forName="wedge6" refType="h" fact="0.84"/>
          <dgm:constr type="l" for="ch" forName="dummy6a" refType="w" fact="0.1263"/>
          <dgm:constr type="t" for="ch" forName="dummy6a" refType="h" fact="0.2727"/>
          <dgm:constr type="l" for="ch" forName="dummy6b" refType="w" fact="0.49"/>
          <dgm:constr type="t" for="ch" forName="dummy6b" refType="h" fact="0.0627"/>
          <dgm:constr type="r" for="ch" forName="wedge6Tx" refType="w" fact="0.47"/>
          <dgm:constr type="t" for="ch" forName="wedge6Tx" refType="h" fact="0.17"/>
          <dgm:constr type="w" for="ch" forName="wedge6Tx" refType="w" fact="0.22"/>
          <dgm:constr type="h" for="ch" forName="wedge6Tx" refType="h" fact="0.17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primFontSz" for="ch" ptType="node" op="equ"/>
        </dgm:constrLst>
      </dgm:if>
      <dgm:else name="Name7">
        <dgm:constrLst>
          <dgm:constr type="l" for="ch" forName="wedge1" refType="w" fact="0.0887"/>
          <dgm:constr type="t" for="ch" forName="wedge1" refType="w" fact="0.062"/>
          <dgm:constr type="w" for="ch" forName="wedge1" refType="w" fact="0.84"/>
          <dgm:constr type="h" for="ch" forName="wedge1" refType="h" fact="0.84"/>
          <dgm:constr type="l" for="ch" forName="dummy1a" refType="w" fact="0.5087"/>
          <dgm:constr type="t" for="ch" forName="dummy1a" refType="h" fact="0.062"/>
          <dgm:constr type="l" for="ch" forName="dummy1b" refType="w" fact="0.837"/>
          <dgm:constr type="t" for="ch" forName="dummy1b" refType="h" fact="0.2201"/>
          <dgm:constr type="l" for="ch" forName="wedge1Tx" refType="w" fact="0.53"/>
          <dgm:constr type="t" for="ch" forName="wedge1Tx" refType="h" fact="0.14"/>
          <dgm:constr type="w" for="ch" forName="wedge1Tx" refType="w" fact="0.2"/>
          <dgm:constr type="h" for="ch" forName="wedge1Tx" refType="h" fact="0.16"/>
          <dgm:constr type="l" for="ch" forName="wedge2" refType="w" fact="0.0995"/>
          <dgm:constr type="t" for="ch" forName="wedge2" refType="w" fact="0.0755"/>
          <dgm:constr type="w" for="ch" forName="wedge2" refType="w" fact="0.84"/>
          <dgm:constr type="h" for="ch" forName="wedge2" refType="h" fact="0.84"/>
          <dgm:constr type="l" for="ch" forName="dummy2a" refType="w" fact="0.8479"/>
          <dgm:constr type="t" for="ch" forName="dummy2a" refType="h" fact="0.2337"/>
          <dgm:constr type="l" for="ch" forName="dummy2b" refType="w" fact="0.929"/>
          <dgm:constr type="t" for="ch" forName="dummy2b" refType="h" fact="0.589"/>
          <dgm:constr type="l" for="ch" forName="wedge2Tx" refType="w" fact="0.67"/>
          <dgm:constr type="t" for="ch" forName="wedge2Tx" refType="h" fact="0.38"/>
          <dgm:constr type="w" for="ch" forName="wedge2Tx" refType="w" fact="0.23"/>
          <dgm:constr type="h" for="ch" forName="wedge2Tx" refType="h" fact="0.14"/>
          <dgm:constr type="l" for="ch" forName="wedge3" refType="w" fact="0.0956"/>
          <dgm:constr type="t" for="ch" forName="wedge3" refType="w" fact="0.0925"/>
          <dgm:constr type="w" for="ch" forName="wedge3" refType="w" fact="0.84"/>
          <dgm:constr type="h" for="ch" forName="wedge3" refType="h" fact="0.84"/>
          <dgm:constr type="l" for="ch" forName="dummy3a" refType="w" fact="0.9251"/>
          <dgm:constr type="t" for="ch" forName="dummy3a" refType="h" fact="0.6059"/>
          <dgm:constr type="l" for="ch" forName="dummy3b" refType="w" fact="0.6979"/>
          <dgm:constr type="t" for="ch" forName="dummy3b" refType="h" fact="0.8909"/>
          <dgm:constr type="l" for="ch" forName="wedge3Tx" refType="w" fact="0.635"/>
          <dgm:constr type="t" for="ch" forName="wedge3Tx" refType="h" fact="0.59"/>
          <dgm:constr type="w" for="ch" forName="wedge3Tx" refType="w" fact="0.2"/>
          <dgm:constr type="h" for="ch" forName="wedge3Tx" refType="h" fact="0.155"/>
          <dgm:constr type="l" for="ch" forName="wedge4" refType="w" fact="0.08"/>
          <dgm:constr type="t" for="ch" forName="wedge4" refType="h" fact="0.1"/>
          <dgm:constr type="w" for="ch" forName="wedge4" refType="w" fact="0.84"/>
          <dgm:constr type="h" for="ch" forName="wedge4" refType="h" fact="0.84"/>
          <dgm:constr type="l" for="ch" forName="dummy4a" refType="w" fact="0.6822"/>
          <dgm:constr type="t" for="ch" forName="dummy4a" refType="h" fact="0.8984"/>
          <dgm:constr type="l" for="ch" forName="dummy4b" refType="w" fact="0.3178"/>
          <dgm:constr type="t" for="ch" forName="dummy4b" refType="h" fact="0.8984"/>
          <dgm:constr type="l" for="ch" forName="wedge4Tx" refType="w" fact="0.4025"/>
          <dgm:constr type="t" for="ch" forName="wedge4Tx" refType="h" fact="0.76"/>
          <dgm:constr type="w" for="ch" forName="wedge4Tx" refType="w" fact="0.195"/>
          <dgm:constr type="h" for="ch" forName="wedge4Tx" refType="h" fact="0.14"/>
          <dgm:constr type="l" for="ch" forName="wedge5" refType="w" fact="0.0644"/>
          <dgm:constr type="t" for="ch" forName="wedge5" refType="h" fact="0.0925"/>
          <dgm:constr type="w" for="ch" forName="wedge5" refType="w" fact="0.84"/>
          <dgm:constr type="h" for="ch" forName="wedge5" refType="h" fact="0.84"/>
          <dgm:constr type="l" for="ch" forName="dummy5a" refType="w" fact="0.3021"/>
          <dgm:constr type="t" for="ch" forName="dummy5a" refType="h" fact="0.8909"/>
          <dgm:constr type="l" for="ch" forName="dummy5b" refType="w" fact="0.0749"/>
          <dgm:constr type="t" for="ch" forName="dummy5b" refType="h" fact="0.6059"/>
          <dgm:constr type="r" for="ch" forName="wedge5Tx" refType="w" fact="0.365"/>
          <dgm:constr type="t" for="ch" forName="wedge5Tx" refType="h" fact="0.59"/>
          <dgm:constr type="w" for="ch" forName="wedge5Tx" refType="w" fact="0.2"/>
          <dgm:constr type="h" for="ch" forName="wedge5Tx" refType="h" fact="0.155"/>
          <dgm:constr type="l" for="ch" forName="wedge6" refType="w" fact="0.0605"/>
          <dgm:constr type="t" for="ch" forName="wedge6" refType="h" fact="0.0755"/>
          <dgm:constr type="w" for="ch" forName="wedge6" refType="w" fact="0.84"/>
          <dgm:constr type="h" for="ch" forName="wedge6" refType="h" fact="0.84"/>
          <dgm:constr type="l" for="ch" forName="dummy6a" refType="w" fact="0.071"/>
          <dgm:constr type="t" for="ch" forName="dummy6a" refType="h" fact="0.589"/>
          <dgm:constr type="l" for="ch" forName="dummy6b" refType="w" fact="0.1521"/>
          <dgm:constr type="t" for="ch" forName="dummy6b" refType="h" fact="0.2337"/>
          <dgm:constr type="r" for="ch" forName="wedge6Tx" refType="w" fact="0.33"/>
          <dgm:constr type="t" for="ch" forName="wedge6Tx" refType="h" fact="0.38"/>
          <dgm:constr type="w" for="ch" forName="wedge6Tx" refType="w" fact="0.23"/>
          <dgm:constr type="h" for="ch" forName="wedge6Tx" refType="h" fact="0.14"/>
          <dgm:constr type="l" for="ch" forName="wedge7" refType="w" fact="0.0713"/>
          <dgm:constr type="t" for="ch" forName="wedge7" refType="h" fact="0.062"/>
          <dgm:constr type="w" for="ch" forName="wedge7" refType="w" fact="0.84"/>
          <dgm:constr type="h" for="ch" forName="wedge7" refType="h" fact="0.84"/>
          <dgm:constr type="l" for="ch" forName="dummy7a" refType="w" fact="0.163"/>
          <dgm:constr type="t" for="ch" forName="dummy7a" refType="h" fact="0.2201"/>
          <dgm:constr type="l" for="ch" forName="dummy7b" refType="w" fact="0.4913"/>
          <dgm:constr type="t" for="ch" forName="dummy7b" refType="h" fact="0.062"/>
          <dgm:constr type="r" for="ch" forName="wedge7Tx" refType="w" fact="0.47"/>
          <dgm:constr type="t" for="ch" forName="wedge7Tx" refType="h" fact="0.14"/>
          <dgm:constr type="w" for="ch" forName="wedge7Tx" refType="w" fact="0.2"/>
          <dgm:constr type="h" for="ch" forName="wedge7Tx" refType="h" fact="0.16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h" for="ch" forName="arrowWedge7" refType="w" fact="0.08"/>
          <dgm:constr type="diam" for="ch" forName="arrowWedge7" refType="w" fact="0.84"/>
          <dgm:constr type="l" for="ch" forName="arrowWedge7" refType="w" fact="0.5"/>
          <dgm:constr type="t" for="ch" forName="arrowWedge7" refType="w" fact="0.5"/>
          <dgm:constr type="primFontSz" for="ch" ptType="node" op="equ"/>
        </dgm:constrLst>
      </dgm:else>
    </dgm:choose>
    <dgm:ruleLst/>
    <dgm:choose name="Name8">
      <dgm:if name="Name9" axis="ch" ptType="node" func="cnt" op="gte" val="1">
        <dgm:layoutNode name="wedge1">
          <dgm:alg type="sp"/>
          <dgm:choose name="Name10">
            <dgm:if name="Name11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12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13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14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15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16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17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18">
            <dgm:if name="Name19" func="var" arg="dir" op="equ" val="norm">
              <dgm:presOf axis="ch desOrSelf" ptType="node node" st="1 1" cnt="1 0"/>
            </dgm:if>
            <dgm:else name="Name20">
              <dgm:choose name="Name21">
                <dgm:if name="Name22" axis="ch" ptType="node" func="cnt" op="equ" val="1">
                  <dgm:presOf axis="ch desOrSelf" ptType="node node" st="1 1" cnt="1 0"/>
                </dgm:if>
                <dgm:if name="Name23" axis="ch" ptType="node" func="cnt" op="equ" val="2">
                  <dgm:presOf axis="ch desOrSelf" ptType="node node" st="2 1" cnt="1 0"/>
                </dgm:if>
                <dgm:if name="Name24" axis="ch" ptType="node" func="cnt" op="equ" val="3">
                  <dgm:presOf axis="ch desOrSelf" ptType="node node" st="3 1" cnt="1 0"/>
                </dgm:if>
                <dgm:if name="Name25" axis="ch" ptType="node" func="cnt" op="equ" val="4">
                  <dgm:presOf axis="ch desOrSelf" ptType="node node" st="4 1" cnt="1 0"/>
                </dgm:if>
                <dgm:if name="Name26" axis="ch" ptType="node" func="cnt" op="equ" val="5">
                  <dgm:presOf axis="ch desOrSelf" ptType="node node" st="5 1" cnt="1 0"/>
                </dgm:if>
                <dgm:if name="Name27" axis="ch" ptType="node" func="cnt" op="equ" val="6">
                  <dgm:presOf axis="ch desOrSelf" ptType="node node" st="6 1" cnt="1 0"/>
                </dgm:if>
                <dgm:else name="Name28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dummy1a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1b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29">
            <dgm:if name="Name30" func="var" arg="dir" op="equ" val="norm">
              <dgm:presOf axis="ch desOrSelf" ptType="node node" st="1 1" cnt="1 0"/>
            </dgm:if>
            <dgm:else name="Name31">
              <dgm:choose name="Name32">
                <dgm:if name="Name33" axis="ch" ptType="node" func="cnt" op="equ" val="1">
                  <dgm:presOf axis="ch desOrSelf" ptType="node node" st="1 1" cnt="1 0"/>
                </dgm:if>
                <dgm:if name="Name34" axis="ch" ptType="node" func="cnt" op="equ" val="2">
                  <dgm:presOf axis="ch desOrSelf" ptType="node node" st="2 1" cnt="1 0"/>
                </dgm:if>
                <dgm:if name="Name35" axis="ch" ptType="node" func="cnt" op="equ" val="3">
                  <dgm:presOf axis="ch desOrSelf" ptType="node node" st="3 1" cnt="1 0"/>
                </dgm:if>
                <dgm:if name="Name36" axis="ch" ptType="node" func="cnt" op="equ" val="4">
                  <dgm:presOf axis="ch desOrSelf" ptType="node node" st="4 1" cnt="1 0"/>
                </dgm:if>
                <dgm:if name="Name37" axis="ch" ptType="node" func="cnt" op="equ" val="5">
                  <dgm:presOf axis="ch desOrSelf" ptType="node node" st="5 1" cnt="1 0"/>
                </dgm:if>
                <dgm:if name="Name38" axis="ch" ptType="node" func="cnt" op="equ" val="6">
                  <dgm:presOf axis="ch desOrSelf" ptType="node node" st="6 1" cnt="1 0"/>
                </dgm:if>
                <dgm:else name="Name39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40"/>
    </dgm:choose>
    <dgm:choose name="Name41">
      <dgm:if name="Name42" axis="ch" ptType="node" func="cnt" op="gte" val="2">
        <dgm:layoutNode name="wedge2">
          <dgm:alg type="sp"/>
          <dgm:choose name="Name43">
            <dgm:if name="Name44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45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46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47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48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49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50">
            <dgm:if name="Name51" func="var" arg="dir" op="equ" val="norm">
              <dgm:presOf axis="ch desOrSelf" ptType="node node" st="2 1" cnt="1 0"/>
            </dgm:if>
            <dgm:else name="Name52">
              <dgm:choose name="Name53">
                <dgm:if name="Name54" axis="ch" ptType="node" func="cnt" op="equ" val="2">
                  <dgm:presOf axis="ch desOrSelf" ptType="node node" st="1 1" cnt="1 0"/>
                </dgm:if>
                <dgm:if name="Name55" axis="ch" ptType="node" func="cnt" op="equ" val="3">
                  <dgm:presOf axis="ch desOrSelf" ptType="node node" st="2 1" cnt="1 0"/>
                </dgm:if>
                <dgm:if name="Name56" axis="ch" ptType="node" func="cnt" op="equ" val="4">
                  <dgm:presOf axis="ch desOrSelf" ptType="node node" st="3 1" cnt="1 0"/>
                </dgm:if>
                <dgm:if name="Name57" axis="ch" ptType="node" func="cnt" op="equ" val="5">
                  <dgm:presOf axis="ch desOrSelf" ptType="node node" st="4 1" cnt="1 0"/>
                </dgm:if>
                <dgm:if name="Name58" axis="ch" ptType="node" func="cnt" op="equ" val="6">
                  <dgm:presOf axis="ch desOrSelf" ptType="node node" st="5 1" cnt="1 0"/>
                </dgm:if>
                <dgm:else name="Name59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dummy2a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2b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60">
            <dgm:if name="Name61" func="var" arg="dir" op="equ" val="norm">
              <dgm:presOf axis="ch desOrSelf" ptType="node node" st="2 1" cnt="1 0"/>
            </dgm:if>
            <dgm:else name="Name62">
              <dgm:choose name="Name63">
                <dgm:if name="Name64" axis="ch" ptType="node" func="cnt" op="equ" val="2">
                  <dgm:presOf axis="ch desOrSelf" ptType="node node" st="1 1" cnt="1 0"/>
                </dgm:if>
                <dgm:if name="Name65" axis="ch" ptType="node" func="cnt" op="equ" val="3">
                  <dgm:presOf axis="ch desOrSelf" ptType="node node" st="2 1" cnt="1 0"/>
                </dgm:if>
                <dgm:if name="Name66" axis="ch" ptType="node" func="cnt" op="equ" val="4">
                  <dgm:presOf axis="ch desOrSelf" ptType="node node" st="3 1" cnt="1 0"/>
                </dgm:if>
                <dgm:if name="Name67" axis="ch" ptType="node" func="cnt" op="equ" val="5">
                  <dgm:presOf axis="ch desOrSelf" ptType="node node" st="4 1" cnt="1 0"/>
                </dgm:if>
                <dgm:if name="Name68" axis="ch" ptType="node" func="cnt" op="equ" val="6">
                  <dgm:presOf axis="ch desOrSelf" ptType="node node" st="5 1" cnt="1 0"/>
                </dgm:if>
                <dgm:else name="Name69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70"/>
    </dgm:choose>
    <dgm:choose name="Name71">
      <dgm:if name="Name72" axis="ch" ptType="node" func="cnt" op="gte" val="3">
        <dgm:layoutNode name="wedge3">
          <dgm:alg type="sp"/>
          <dgm:choose name="Name73">
            <dgm:if name="Name74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75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76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77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78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79">
            <dgm:if name="Name80" func="var" arg="dir" op="equ" val="norm">
              <dgm:presOf axis="ch desOrSelf" ptType="node node" st="3 1" cnt="1 0"/>
            </dgm:if>
            <dgm:else name="Name81">
              <dgm:choose name="Name82">
                <dgm:if name="Name83" axis="ch" ptType="node" func="cnt" op="equ" val="3">
                  <dgm:presOf axis="ch desOrSelf" ptType="node node" st="1 1" cnt="1 0"/>
                </dgm:if>
                <dgm:if name="Name84" axis="ch" ptType="node" func="cnt" op="equ" val="4">
                  <dgm:presOf axis="ch desOrSelf" ptType="node node" st="2 1" cnt="1 0"/>
                </dgm:if>
                <dgm:if name="Name85" axis="ch" ptType="node" func="cnt" op="equ" val="5">
                  <dgm:presOf axis="ch desOrSelf" ptType="node node" st="3 1" cnt="1 0"/>
                </dgm:if>
                <dgm:if name="Name86" axis="ch" ptType="node" func="cnt" op="equ" val="6">
                  <dgm:presOf axis="ch desOrSelf" ptType="node node" st="4 1" cnt="1 0"/>
                </dgm:if>
                <dgm:else name="Name87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dummy3a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3b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88">
            <dgm:if name="Name89" func="var" arg="dir" op="equ" val="norm">
              <dgm:presOf axis="ch desOrSelf" ptType="node node" st="3 1" cnt="1 0"/>
            </dgm:if>
            <dgm:else name="Name90">
              <dgm:choose name="Name91">
                <dgm:if name="Name92" axis="ch" ptType="node" func="cnt" op="equ" val="3">
                  <dgm:presOf axis="ch desOrSelf" ptType="node node" st="1 1" cnt="1 0"/>
                </dgm:if>
                <dgm:if name="Name93" axis="ch" ptType="node" func="cnt" op="equ" val="4">
                  <dgm:presOf axis="ch desOrSelf" ptType="node node" st="2 1" cnt="1 0"/>
                </dgm:if>
                <dgm:if name="Name94" axis="ch" ptType="node" func="cnt" op="equ" val="5">
                  <dgm:presOf axis="ch desOrSelf" ptType="node node" st="3 1" cnt="1 0"/>
                </dgm:if>
                <dgm:if name="Name95" axis="ch" ptType="node" func="cnt" op="equ" val="6">
                  <dgm:presOf axis="ch desOrSelf" ptType="node node" st="4 1" cnt="1 0"/>
                </dgm:if>
                <dgm:else name="Name96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97"/>
    </dgm:choose>
    <dgm:choose name="Name98">
      <dgm:if name="Name99" axis="ch" ptType="node" func="cnt" op="gte" val="4">
        <dgm:layoutNode name="wedge4">
          <dgm:alg type="sp"/>
          <dgm:choose name="Name100">
            <dgm:if name="Name101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02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03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04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05">
            <dgm:if name="Name106" func="var" arg="dir" op="equ" val="norm">
              <dgm:presOf axis="ch desOrSelf" ptType="node node" st="4 1" cnt="1 0"/>
            </dgm:if>
            <dgm:else name="Name107">
              <dgm:choose name="Name108">
                <dgm:if name="Name109" axis="ch" ptType="node" func="cnt" op="equ" val="4">
                  <dgm:presOf axis="ch desOrSelf" ptType="node node" st="1 1" cnt="1 0"/>
                </dgm:if>
                <dgm:if name="Name110" axis="ch" ptType="node" func="cnt" op="equ" val="5">
                  <dgm:presOf axis="ch desOrSelf" ptType="node node" st="2 1" cnt="1 0"/>
                </dgm:if>
                <dgm:if name="Name111" axis="ch" ptType="node" func="cnt" op="equ" val="6">
                  <dgm:presOf axis="ch desOrSelf" ptType="node node" st="3 1" cnt="1 0"/>
                </dgm:if>
                <dgm:else name="Name112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dummy4a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4b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13">
            <dgm:if name="Name114" func="var" arg="dir" op="equ" val="norm">
              <dgm:presOf axis="ch desOrSelf" ptType="node node" st="4 1" cnt="1 0"/>
            </dgm:if>
            <dgm:else name="Name115">
              <dgm:choose name="Name116">
                <dgm:if name="Name117" axis="ch" ptType="node" func="cnt" op="equ" val="4">
                  <dgm:presOf axis="ch desOrSelf" ptType="node node" st="1 1" cnt="1 0"/>
                </dgm:if>
                <dgm:if name="Name118" axis="ch" ptType="node" func="cnt" op="equ" val="5">
                  <dgm:presOf axis="ch desOrSelf" ptType="node node" st="2 1" cnt="1 0"/>
                </dgm:if>
                <dgm:if name="Name119" axis="ch" ptType="node" func="cnt" op="equ" val="6">
                  <dgm:presOf axis="ch desOrSelf" ptType="node node" st="3 1" cnt="1 0"/>
                </dgm:if>
                <dgm:else name="Name120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21"/>
    </dgm:choose>
    <dgm:choose name="Name122">
      <dgm:if name="Name123" axis="ch" ptType="node" func="cnt" op="gte" val="5">
        <dgm:layoutNode name="wedge5">
          <dgm:alg type="sp"/>
          <dgm:choose name="Name124">
            <dgm:if name="Name125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26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27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28">
            <dgm:if name="Name129" func="var" arg="dir" op="equ" val="norm">
              <dgm:presOf axis="ch desOrSelf" ptType="node node" st="5 1" cnt="1 0"/>
            </dgm:if>
            <dgm:else name="Name130">
              <dgm:choose name="Name131">
                <dgm:if name="Name132" axis="ch" ptType="node" func="cnt" op="equ" val="5">
                  <dgm:presOf axis="ch desOrSelf" ptType="node node" st="1 1" cnt="1 0"/>
                </dgm:if>
                <dgm:if name="Name133" axis="ch" ptType="node" func="cnt" op="equ" val="6">
                  <dgm:presOf axis="ch desOrSelf" ptType="node node" st="2 1" cnt="1 0"/>
                </dgm:if>
                <dgm:else name="Name134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dummy5a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5b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35">
            <dgm:if name="Name136" func="var" arg="dir" op="equ" val="norm">
              <dgm:presOf axis="ch desOrSelf" ptType="node node" st="5 1" cnt="1 0"/>
            </dgm:if>
            <dgm:else name="Name137">
              <dgm:choose name="Name138">
                <dgm:if name="Name139" axis="ch" ptType="node" func="cnt" op="equ" val="5">
                  <dgm:presOf axis="ch desOrSelf" ptType="node node" st="1 1" cnt="1 0"/>
                </dgm:if>
                <dgm:if name="Name140" axis="ch" ptType="node" func="cnt" op="equ" val="6">
                  <dgm:presOf axis="ch desOrSelf" ptType="node node" st="2 1" cnt="1 0"/>
                </dgm:if>
                <dgm:else name="Name141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42"/>
    </dgm:choose>
    <dgm:choose name="Name143">
      <dgm:if name="Name144" axis="ch" ptType="node" func="cnt" op="gte" val="6">
        <dgm:layoutNode name="wedge6">
          <dgm:alg type="sp"/>
          <dgm:choose name="Name145">
            <dgm:if name="Name146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47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48">
            <dgm:if name="Name149" func="var" arg="dir" op="equ" val="norm">
              <dgm:presOf axis="ch desOrSelf" ptType="node node" st="6 1" cnt="1 0"/>
            </dgm:if>
            <dgm:else name="Name150">
              <dgm:choose name="Name151">
                <dgm:if name="Name152" axis="ch" ptType="node" func="cnt" op="equ" val="6">
                  <dgm:presOf axis="ch desOrSelf" ptType="node node" st="1 1" cnt="1 0"/>
                </dgm:if>
                <dgm:else name="Name153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dummy6a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6b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4">
            <dgm:if name="Name155" func="var" arg="dir" op="equ" val="norm">
              <dgm:presOf axis="ch desOrSelf" ptType="node node" st="6 1" cnt="1 0"/>
            </dgm:if>
            <dgm:else name="Name156">
              <dgm:choose name="Name157">
                <dgm:if name="Name158" axis="ch" ptType="node" func="cnt" op="equ" val="6">
                  <dgm:presOf axis="ch desOrSelf" ptType="node node" st="1 1" cnt="1 0"/>
                </dgm:if>
                <dgm:else name="Name159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0"/>
    </dgm:choose>
    <dgm:choose name="Name161">
      <dgm:if name="Name162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63">
            <dgm:if name="Name164" func="var" arg="dir" op="equ" val="norm">
              <dgm:presOf axis="ch desOrSelf" ptType="node node" st="7 1" cnt="1 0"/>
            </dgm:if>
            <dgm:else name="Name165">
              <dgm:presOf axis="ch desOrSelf" ptType="node node" st="1 1" cnt="1 0"/>
            </dgm:else>
          </dgm:choose>
          <dgm:constrLst/>
          <dgm:ruleLst/>
        </dgm:layoutNode>
        <dgm:layoutNode name="dummy7a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7b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6">
            <dgm:if name="Name167" func="var" arg="dir" op="equ" val="norm">
              <dgm:presOf axis="ch desOrSelf" ptType="node node" st="7 1" cnt="1 0"/>
            </dgm:if>
            <dgm:else name="Name168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9"/>
    </dgm:choose>
    <dgm:choose name="Name170">
      <dgm:if name="Name171" axis="ch" ptType="node" func="cnt" op="equ" val="1">
        <dgm:forEach name="Name172" axis="ch" ptType="sibTrans" hideLastTrans="0" cnt="1">
          <dgm:layoutNode name="arrowWedge1single" styleLbl="fgSibTrans2D1">
            <dgm:choose name="Name173">
              <dgm:if name="Name174" func="var" arg="dir" op="equ" val="norm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arr"/>
                  <dgm:param type="endSty" val="noArr"/>
                </dgm:alg>
              </dgm:if>
              <dgm:else name="Name175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noArr"/>
                  <dgm:param type="endSty" val="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if name="Name176" axis="ch" ptType="node" func="cnt" op="gte" val="2">
        <dgm:forEach name="Name177" axis="ch" ptType="sibTrans" hideLastTrans="0" cnt="1">
          <dgm:layoutNode name="arrowWedge1" styleLbl="fgSibTrans2D1">
            <dgm:choose name="Name178">
              <dgm:if name="Name179" func="var" arg="dir" op="equ" val="norm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noArr"/>
                  <dgm:param type="endSty" val="arr"/>
                </dgm:alg>
              </dgm:if>
              <dgm:else name="Name180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arr"/>
                  <dgm:param type="endSty" val="no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else name="Name181"/>
    </dgm:choose>
    <dgm:forEach name="Name182" axis="ch" ptType="sibTrans" hideLastTrans="0" st="2" cnt="1">
      <dgm:layoutNode name="arrowWedge2" styleLbl="fgSibTrans2D1">
        <dgm:choose name="Name183">
          <dgm:if name="Name184" func="var" arg="dir" op="equ" val="norm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5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86" axis="ch" ptType="sibTrans" hideLastTrans="0" st="3" cnt="1">
      <dgm:layoutNode name="arrowWedge3" styleLbl="fgSibTrans2D1">
        <dgm:choose name="Name187">
          <dgm:if name="Name188" func="var" arg="dir" op="equ" val="norm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9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0" axis="ch" ptType="sibTrans" hideLastTrans="0" st="4" cnt="1">
      <dgm:layoutNode name="arrowWedge4" styleLbl="fgSibTrans2D1">
        <dgm:choose name="Name191">
          <dgm:if name="Name192" func="var" arg="dir" op="equ" val="norm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3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4" axis="ch" ptType="sibTrans" hideLastTrans="0" st="5" cnt="1">
      <dgm:layoutNode name="arrowWedge5" styleLbl="fgSibTrans2D1">
        <dgm:choose name="Name195">
          <dgm:if name="Name196" func="var" arg="dir" op="equ" val="norm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7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8" axis="ch" ptType="sibTrans" hideLastTrans="0" st="6" cnt="1">
      <dgm:layoutNode name="arrowWedge6" styleLbl="fgSibTrans2D1">
        <dgm:choose name="Name199">
          <dgm:if name="Name200" func="var" arg="dir" op="equ" val="norm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1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202" axis="ch" ptType="sibTrans" hideLastTrans="0" st="7" cnt="1">
      <dgm:layoutNode name="arrowWedge7" styleLbl="fgSibTrans2D1">
        <dgm:choose name="Name203">
          <dgm:if name="Name204" func="var" arg="dir" op="equ" val="norm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5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Reg</b:Tag>
    <b:SourceType>DocumentFromInternetSite</b:SourceType>
    <b:Guid>{32D3E39B-4B34-4BED-A278-66CE18549790}</b:Guid>
    <b:Title>Notes on Civic Technology and Open Development Policy</b:Title>
    <b:Author>
      <b:Author>
        <b:NameList>
          <b:Person>
            <b:Last>Reggi</b:Last>
            <b:First>Luigi</b:First>
          </b:Person>
        </b:NameList>
      </b:Author>
    </b:Author>
    <b:InternetSiteTitle>luigireggi.eu</b:InternetSiteTitle>
    <b:URL>http://luigireggi.eu/en/</b:URL>
    <b:Year>2016</b:Year>
    <b:RefOrder>1</b:RefOrder>
  </b:Source>
  <b:Source>
    <b:Tag>EUP17</b:Tag>
    <b:SourceType>ElectronicSource</b:SourceType>
    <b:Guid>{535089EE-F5D7-4170-BE0C-7E0EBA19B9E1}</b:Guid>
    <b:Title>Community Research and Development Information Service</b:Title>
    <b:Year>2017</b:Year>
    <b:Author>
      <b:Author>
        <b:Corporate>EU Publications Office</b:Corporate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690803E1-B3F9-443F-95BA-20F571C19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</Pages>
  <Words>1873</Words>
  <Characters>10681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 Wais</dc:creator>
  <cp:lastModifiedBy>Ryan Faulkner</cp:lastModifiedBy>
  <cp:revision>47</cp:revision>
  <dcterms:created xsi:type="dcterms:W3CDTF">2017-04-25T14:37:00Z</dcterms:created>
  <dcterms:modified xsi:type="dcterms:W3CDTF">2017-04-28T15:45:00Z</dcterms:modified>
</cp:coreProperties>
</file>